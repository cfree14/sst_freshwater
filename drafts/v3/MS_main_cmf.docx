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99EEF" w14:textId="77777777" w:rsidR="00F265AA" w:rsidRDefault="00000000">
      <w:pPr>
        <w:ind w:left="220" w:right="220"/>
        <w:rPr>
          <w:b/>
        </w:rPr>
      </w:pPr>
      <w:bookmarkStart w:id="0" w:name="_heading=h.gjdgxs" w:colFirst="0" w:colLast="0"/>
      <w:bookmarkEnd w:id="0"/>
      <w:r>
        <w:rPr>
          <w:b/>
        </w:rPr>
        <w:t>Disentangling the impacts of climate warming and fishing pressure on freshwater fish populations</w:t>
      </w:r>
    </w:p>
    <w:p w14:paraId="0CC3085A" w14:textId="77777777" w:rsidR="00F265AA" w:rsidRDefault="00000000">
      <w:pPr>
        <w:ind w:left="220" w:right="220"/>
        <w:rPr>
          <w:b/>
        </w:rPr>
      </w:pPr>
      <w:r>
        <w:t xml:space="preserve">Alternative title: </w:t>
      </w:r>
      <w:r>
        <w:rPr>
          <w:b/>
        </w:rPr>
        <w:t>The relative impacts of warming and fishing on freshwater fish populations</w:t>
      </w:r>
    </w:p>
    <w:p w14:paraId="312409C9" w14:textId="77777777" w:rsidR="00F265AA" w:rsidRDefault="00F265AA">
      <w:pPr>
        <w:ind w:left="220" w:right="220"/>
        <w:rPr>
          <w:b/>
        </w:rPr>
      </w:pPr>
    </w:p>
    <w:p w14:paraId="4E983A7C" w14:textId="77777777" w:rsidR="00F265AA" w:rsidRDefault="00000000">
      <w:pPr>
        <w:ind w:left="220" w:right="220"/>
        <w:rPr>
          <w:b/>
        </w:rPr>
      </w:pPr>
      <w:r>
        <w:rPr>
          <w:b/>
        </w:rPr>
        <w:t>Abstract:</w:t>
      </w:r>
    </w:p>
    <w:p w14:paraId="4108986A" w14:textId="1EACEA96" w:rsidR="00F265AA" w:rsidRDefault="00000000">
      <w:pPr>
        <w:ind w:left="220" w:right="220"/>
      </w:pPr>
      <w:bookmarkStart w:id="1" w:name="_heading=h.30j0zll" w:colFirst="0" w:colLast="0"/>
      <w:bookmarkEnd w:id="1"/>
      <w:r>
        <w:t>Climate change and fishing pressure are the two most widespread drivers of change in the abundance of freshwater fish populations. However, the relative importance of these two stressors has been widely debated</w:t>
      </w:r>
      <w:ins w:id="2" w:author="Chris Free" w:date="2023-02-13T18:04:00Z">
        <w:r w:rsidR="008612BD">
          <w:t xml:space="preserve"> given the challenge of </w:t>
        </w:r>
      </w:ins>
      <w:del w:id="3" w:author="Chris Free" w:date="2023-02-13T18:04:00Z">
        <w:r w:rsidDel="008612BD">
          <w:delText xml:space="preserve">, as </w:delText>
        </w:r>
      </w:del>
      <w:r>
        <w:t>disentangling their impacts on fish populations</w:t>
      </w:r>
      <w:del w:id="4" w:author="Chris Free" w:date="2023-02-13T18:04:00Z">
        <w:r w:rsidDel="008612BD">
          <w:delText xml:space="preserve"> has been a challenge</w:delText>
        </w:r>
      </w:del>
      <w:r>
        <w:t xml:space="preserve">. Using a temperature-dependent population dynamics model, this study simultaneously quantifies the impact of lake warming and fishing on the abundance of freshwater fish populations in the </w:t>
      </w:r>
      <w:commentRangeStart w:id="5"/>
      <w:r>
        <w:t>American Midwest</w:t>
      </w:r>
      <w:commentRangeEnd w:id="5"/>
      <w:r w:rsidR="00096A39">
        <w:rPr>
          <w:rStyle w:val="CommentReference"/>
        </w:rPr>
        <w:commentReference w:id="5"/>
      </w:r>
      <w:r>
        <w:t xml:space="preserve">. </w:t>
      </w:r>
      <w:del w:id="6" w:author="Chris Free" w:date="2023-02-14T08:43:00Z">
        <w:r w:rsidDel="00E509C2">
          <w:delText>Results show that</w:delText>
        </w:r>
      </w:del>
      <w:ins w:id="7" w:author="Chris Free" w:date="2023-02-14T08:43:00Z">
        <w:r w:rsidR="00E509C2">
          <w:t>Of the 520 evaluated populations,</w:t>
        </w:r>
      </w:ins>
      <w:r>
        <w:t xml:space="preserve"> 77 populations </w:t>
      </w:r>
      <w:ins w:id="8" w:author="Chris Free" w:date="2023-02-13T18:05:00Z">
        <w:r w:rsidR="008612BD">
          <w:t xml:space="preserve">(15%) </w:t>
        </w:r>
      </w:ins>
      <w:r>
        <w:t>had a significant positive response to warming</w:t>
      </w:r>
      <w:del w:id="9" w:author="Chris Free" w:date="2023-02-13T18:05:00Z">
        <w:r w:rsidDel="008612BD">
          <w:delText xml:space="preserve"> (15%)</w:delText>
        </w:r>
      </w:del>
      <w:r>
        <w:t xml:space="preserve"> and 67 populations</w:t>
      </w:r>
      <w:ins w:id="10" w:author="Chris Free" w:date="2023-02-13T18:06:00Z">
        <w:r w:rsidR="008612BD">
          <w:t xml:space="preserve"> (13%)</w:t>
        </w:r>
      </w:ins>
      <w:r>
        <w:t xml:space="preserve"> had a significant negative response to warming</w:t>
      </w:r>
      <w:del w:id="11" w:author="Chris Free" w:date="2023-02-13T18:06:00Z">
        <w:r w:rsidDel="008612BD">
          <w:delText xml:space="preserve"> (13%)</w:delText>
        </w:r>
      </w:del>
      <w:r>
        <w:rPr>
          <w:rFonts w:ascii="SimSun" w:eastAsia="SimSun" w:hAnsi="SimSun" w:cs="SimSun"/>
        </w:rPr>
        <w:t>.</w:t>
      </w:r>
      <w:r>
        <w:t xml:space="preserve"> The directions and magnitudes of the warming impacts </w:t>
      </w:r>
      <w:ins w:id="12" w:author="Chris Free" w:date="2023-02-13T18:06:00Z">
        <w:r w:rsidR="008612BD">
          <w:t>we</w:t>
        </w:r>
      </w:ins>
      <w:del w:id="13" w:author="Chris Free" w:date="2023-02-13T18:06:00Z">
        <w:r w:rsidDel="008612BD">
          <w:delText>a</w:delText>
        </w:r>
      </w:del>
      <w:r>
        <w:t xml:space="preserve">re related to the thermal affinity of the species and the level of exploitation experienced by the population. Only 1% of populations </w:t>
      </w:r>
      <w:ins w:id="14" w:author="Chris Free" w:date="2023-02-13T18:06:00Z">
        <w:r w:rsidR="00477CCB">
          <w:t>we</w:t>
        </w:r>
      </w:ins>
      <w:del w:id="15" w:author="Chris Free" w:date="2023-02-13T18:06:00Z">
        <w:r w:rsidDel="00477CCB">
          <w:delText>a</w:delText>
        </w:r>
      </w:del>
      <w:r>
        <w:t>re depleted more by temperature variation than fishing. For 47% of populations, temperature exacerbate</w:t>
      </w:r>
      <w:ins w:id="16" w:author="Chris Free" w:date="2023-02-13T18:07:00Z">
        <w:r w:rsidR="00701F4B">
          <w:t>d</w:t>
        </w:r>
      </w:ins>
      <w:del w:id="17" w:author="Chris Free" w:date="2023-02-13T18:07:00Z">
        <w:r w:rsidDel="00701F4B">
          <w:delText>s</w:delText>
        </w:r>
      </w:del>
      <w:r>
        <w:t xml:space="preserve"> </w:t>
      </w:r>
      <w:del w:id="18" w:author="Chris Free" w:date="2023-02-13T18:07:00Z">
        <w:r w:rsidDel="00477CCB">
          <w:delText>depletion</w:delText>
        </w:r>
      </w:del>
      <w:ins w:id="19" w:author="Chris Free" w:date="2023-02-13T18:07:00Z">
        <w:r w:rsidR="00477CCB">
          <w:t>depletion,</w:t>
        </w:r>
      </w:ins>
      <w:r>
        <w:t xml:space="preserve"> but </w:t>
      </w:r>
      <w:ins w:id="20" w:author="Chris Free" w:date="2023-02-13T18:07:00Z">
        <w:r w:rsidR="00477CCB">
          <w:t>to a lesser extent</w:t>
        </w:r>
      </w:ins>
      <w:del w:id="21" w:author="Chris Free" w:date="2023-02-13T18:07:00Z">
        <w:r w:rsidDel="00477CCB">
          <w:delText>its impact is smaller</w:delText>
        </w:r>
      </w:del>
      <w:r>
        <w:t xml:space="preserve"> than fishing. </w:t>
      </w:r>
      <w:del w:id="22" w:author="Chris Free" w:date="2023-02-14T08:44:00Z">
        <w:r w:rsidDel="00E509C2">
          <w:delText xml:space="preserve">For 6% and 46% of populations, </w:delText>
        </w:r>
      </w:del>
      <w:ins w:id="23" w:author="Chris Free" w:date="2023-02-14T08:44:00Z">
        <w:r w:rsidR="00E509C2">
          <w:t>T</w:t>
        </w:r>
      </w:ins>
      <w:del w:id="24" w:author="Chris Free" w:date="2023-02-14T08:44:00Z">
        <w:r w:rsidDel="00E509C2">
          <w:delText>t</w:delText>
        </w:r>
      </w:del>
      <w:r>
        <w:t>emperature variation fully or partially compensate</w:t>
      </w:r>
      <w:ins w:id="25" w:author="Chris Free" w:date="2023-02-13T18:08:00Z">
        <w:r w:rsidR="00701F4B">
          <w:t>d</w:t>
        </w:r>
      </w:ins>
      <w:del w:id="26" w:author="Chris Free" w:date="2023-02-13T18:08:00Z">
        <w:r w:rsidDel="00701F4B">
          <w:delText>s</w:delText>
        </w:r>
      </w:del>
      <w:r>
        <w:t xml:space="preserve"> for depletion caused by fishing</w:t>
      </w:r>
      <w:ins w:id="27" w:author="Chris Free" w:date="2023-02-14T08:44:00Z">
        <w:r w:rsidR="00E509C2">
          <w:t xml:space="preserve"> for</w:t>
        </w:r>
        <w:r w:rsidR="00E509C2">
          <w:t xml:space="preserve"> 6% and 46% of populations,</w:t>
        </w:r>
      </w:ins>
      <w:ins w:id="28" w:author="Chris Free" w:date="2023-02-13T18:08:00Z">
        <w:r w:rsidR="00701F4B">
          <w:t xml:space="preserve"> respectively</w:t>
        </w:r>
      </w:ins>
      <w:r>
        <w:t>. An accurate understanding of the primary causes of population fluctuations and the mechanisms by which fish populations respond to climate change can aid in effective fisheries management</w:t>
      </w:r>
      <w:ins w:id="29" w:author="Chris Free" w:date="2023-02-13T18:10:00Z">
        <w:r w:rsidR="00112E2E">
          <w:t>.</w:t>
        </w:r>
      </w:ins>
    </w:p>
    <w:p w14:paraId="01CBED88" w14:textId="77777777" w:rsidR="00F265AA" w:rsidRDefault="00000000">
      <w:pPr>
        <w:ind w:left="220" w:right="220"/>
      </w:pPr>
      <w:r>
        <w:rPr>
          <w:b/>
        </w:rPr>
        <w:t>Keywords:</w:t>
      </w:r>
      <w:r>
        <w:t xml:space="preserve"> fish productivity; fishery population dynamics; surplus production model; climate change</w:t>
      </w:r>
    </w:p>
    <w:p w14:paraId="076437C7" w14:textId="77777777" w:rsidR="00F265AA" w:rsidRDefault="00000000">
      <w:pPr>
        <w:ind w:left="220" w:right="220"/>
      </w:pPr>
      <w:r>
        <w:rPr>
          <w:b/>
        </w:rPr>
        <w:t>Significance:</w:t>
      </w:r>
    </w:p>
    <w:p w14:paraId="2ABC77B5" w14:textId="3E923737" w:rsidR="00F265AA" w:rsidRDefault="00000000">
      <w:pPr>
        <w:ind w:left="220" w:right="220"/>
      </w:pPr>
      <w:r>
        <w:t xml:space="preserve">The impact of fishing and climate change on freshwater fish populations is </w:t>
      </w:r>
      <w:del w:id="30" w:author="Chris Free" w:date="2023-02-13T18:11:00Z">
        <w:r w:rsidDel="00A566F7">
          <w:delText xml:space="preserve">a </w:delText>
        </w:r>
      </w:del>
      <w:r>
        <w:t xml:space="preserve">widely debated </w:t>
      </w:r>
      <w:ins w:id="31" w:author="Chris Free" w:date="2023-02-13T18:11:00Z">
        <w:r w:rsidR="00A566F7">
          <w:t>given the difficulty in</w:t>
        </w:r>
      </w:ins>
      <w:del w:id="32" w:author="Chris Free" w:date="2023-02-13T18:11:00Z">
        <w:r w:rsidDel="00A566F7">
          <w:delText>topic, as it's difficult to</w:delText>
        </w:r>
      </w:del>
      <w:r>
        <w:t xml:space="preserve"> distinguish</w:t>
      </w:r>
      <w:ins w:id="33" w:author="Chris Free" w:date="2023-02-13T18:11:00Z">
        <w:r w:rsidR="00A566F7">
          <w:t>ing</w:t>
        </w:r>
      </w:ins>
      <w:r>
        <w:t xml:space="preserve"> their effects. Using a new temperature-dependent model for population dynamics that fits typical inland fishery data, we </w:t>
      </w:r>
      <w:del w:id="34" w:author="Chris Free" w:date="2023-02-13T18:11:00Z">
        <w:r w:rsidDel="00EE6319">
          <w:delText xml:space="preserve">discovered </w:delText>
        </w:r>
      </w:del>
      <w:ins w:id="35" w:author="Chris Free" w:date="2023-02-13T18:11:00Z">
        <w:r w:rsidR="00EE6319">
          <w:t xml:space="preserve">found </w:t>
        </w:r>
      </w:ins>
      <w:r>
        <w:t xml:space="preserve">that fishing has had a greater impact </w:t>
      </w:r>
      <w:ins w:id="36" w:author="Chris Free" w:date="2023-02-13T18:12:00Z">
        <w:r w:rsidR="000E08E0">
          <w:t xml:space="preserve">than warming </w:t>
        </w:r>
      </w:ins>
      <w:r>
        <w:t xml:space="preserve">on </w:t>
      </w:r>
      <w:del w:id="37" w:author="Chris Free" w:date="2023-02-13T18:12:00Z">
        <w:r w:rsidDel="000E08E0">
          <w:delText>the evaluated</w:delText>
        </w:r>
      </w:del>
      <w:ins w:id="38" w:author="Chris Free" w:date="2023-02-13T18:12:00Z">
        <w:r w:rsidR="000E08E0">
          <w:t>&gt;500</w:t>
        </w:r>
      </w:ins>
      <w:r>
        <w:t xml:space="preserve"> fish populations </w:t>
      </w:r>
      <w:del w:id="39" w:author="Chris Free" w:date="2023-02-13T18:13:00Z">
        <w:r w:rsidDel="000E08E0">
          <w:delText xml:space="preserve">than warming </w:delText>
        </w:r>
      </w:del>
      <w:r>
        <w:t xml:space="preserve">in recent decades. Our results </w:t>
      </w:r>
      <w:del w:id="40" w:author="Chris Free" w:date="2023-02-13T18:13:00Z">
        <w:r w:rsidDel="000E08E0">
          <w:delText xml:space="preserve">stress </w:delText>
        </w:r>
      </w:del>
      <w:ins w:id="41" w:author="Chris Free" w:date="2023-02-13T18:13:00Z">
        <w:r w:rsidR="000E08E0">
          <w:t xml:space="preserve">highlight </w:t>
        </w:r>
      </w:ins>
      <w:r>
        <w:t xml:space="preserve">the importance of both proper local </w:t>
      </w:r>
      <w:del w:id="42" w:author="Chris Free" w:date="2023-02-13T18:13:00Z">
        <w:r w:rsidDel="000E08E0">
          <w:delText xml:space="preserve">fishing </w:delText>
        </w:r>
      </w:del>
      <w:ins w:id="43" w:author="Chris Free" w:date="2023-02-13T18:13:00Z">
        <w:r w:rsidR="000E08E0">
          <w:t xml:space="preserve">fisheries </w:t>
        </w:r>
      </w:ins>
      <w:r>
        <w:t>management and global efforts to reduce warming to preserve the sustainability of these fish populations and their valuable fisheries. Effective fisher</w:t>
      </w:r>
      <w:ins w:id="44" w:author="Chris Free" w:date="2023-02-13T18:14:00Z">
        <w:r w:rsidR="000E08E0">
          <w:t>ies</w:t>
        </w:r>
      </w:ins>
      <w:del w:id="45" w:author="Chris Free" w:date="2023-02-13T18:14:00Z">
        <w:r w:rsidDel="000E08E0">
          <w:delText>y</w:delText>
        </w:r>
      </w:del>
      <w:r>
        <w:t xml:space="preserve"> management will improve </w:t>
      </w:r>
      <w:del w:id="46" w:author="Chris Free" w:date="2023-02-13T18:14:00Z">
        <w:r w:rsidDel="000E08E0">
          <w:delText xml:space="preserve">the </w:delText>
        </w:r>
      </w:del>
      <w:r>
        <w:t>population</w:t>
      </w:r>
      <w:del w:id="47" w:author="Chris Free" w:date="2023-02-13T18:14:00Z">
        <w:r w:rsidDel="000E08E0">
          <w:delText>s'</w:delText>
        </w:r>
      </w:del>
      <w:r>
        <w:t xml:space="preserve"> resilience to climate change, while limiting global warming will </w:t>
      </w:r>
      <w:commentRangeStart w:id="48"/>
      <w:r>
        <w:t xml:space="preserve">prevent </w:t>
      </w:r>
      <w:ins w:id="49" w:author="Chris Free" w:date="2023-02-13T18:14:00Z">
        <w:r w:rsidR="006D0102">
          <w:t xml:space="preserve">limit </w:t>
        </w:r>
      </w:ins>
      <w:r>
        <w:t>the impact of future temperature increases on fish populations from surpassing its past level</w:t>
      </w:r>
      <w:commentRangeEnd w:id="48"/>
      <w:r w:rsidR="00B81EC1">
        <w:rPr>
          <w:rStyle w:val="CommentReference"/>
        </w:rPr>
        <w:commentReference w:id="48"/>
      </w:r>
      <w:r>
        <w:t xml:space="preserve">.  </w:t>
      </w:r>
    </w:p>
    <w:p w14:paraId="1B491DE2" w14:textId="77777777" w:rsidR="00F265AA" w:rsidRDefault="00000000">
      <w:pPr>
        <w:ind w:left="220" w:right="220"/>
        <w:rPr>
          <w:b/>
        </w:rPr>
      </w:pPr>
      <w:r>
        <w:rPr>
          <w:b/>
        </w:rPr>
        <w:t>Introduction:</w:t>
      </w:r>
    </w:p>
    <w:p w14:paraId="5F0C281A" w14:textId="135D48A6" w:rsidR="00F265AA" w:rsidRDefault="00000000">
      <w:pPr>
        <w:ind w:left="220" w:right="220"/>
      </w:pPr>
      <w:r>
        <w:t xml:space="preserve">Climate change, manifested primarily by the increase in global </w:t>
      </w:r>
      <w:del w:id="50" w:author="Chris Free" w:date="2023-02-13T18:17:00Z">
        <w:r w:rsidDel="00B07DB5">
          <w:delText xml:space="preserve">mean </w:delText>
        </w:r>
      </w:del>
      <w:ins w:id="51" w:author="Chris Free" w:date="2023-02-13T18:17:00Z">
        <w:r w:rsidR="00B07DB5">
          <w:t xml:space="preserve">atmospheric </w:t>
        </w:r>
      </w:ins>
      <w:r>
        <w:t xml:space="preserve">temperature, </w:t>
      </w:r>
      <w:del w:id="52" w:author="Chris Free" w:date="2023-02-13T18:17:00Z">
        <w:r w:rsidDel="001530DB">
          <w:delText xml:space="preserve">can </w:delText>
        </w:r>
      </w:del>
      <w:ins w:id="53" w:author="Chris Free" w:date="2023-02-13T18:17:00Z">
        <w:r w:rsidR="001530DB">
          <w:t xml:space="preserve">is </w:t>
        </w:r>
      </w:ins>
      <w:r>
        <w:t>significantly alter</w:t>
      </w:r>
      <w:ins w:id="54" w:author="Chris Free" w:date="2023-02-13T18:18:00Z">
        <w:r w:rsidR="001530DB">
          <w:t>ing</w:t>
        </w:r>
      </w:ins>
      <w:r>
        <w:t xml:space="preserve"> the freshwater habitats of inland lakes (citation). </w:t>
      </w:r>
      <w:ins w:id="55" w:author="Chris Free" w:date="2023-02-13T18:19:00Z">
        <w:r w:rsidR="00A26801">
          <w:t xml:space="preserve">These changes </w:t>
        </w:r>
      </w:ins>
      <w:del w:id="56" w:author="Chris Free" w:date="2023-02-13T18:19:00Z">
        <w:r w:rsidDel="00A26801">
          <w:delText xml:space="preserve">Such warming can then </w:delText>
        </w:r>
      </w:del>
      <w:r>
        <w:t xml:space="preserve">affect the abundance of the fish populations that inhabit these waters through a series of physiological, biochemical, and ecological processes (). For example, warming can directly affect the seasonal thermal structure of lakes (), exposing certain fish populations to temperatures outside their </w:t>
      </w:r>
      <w:del w:id="57" w:author="Chris Free" w:date="2023-02-13T18:20:00Z">
        <w:r w:rsidDel="00D72DCB">
          <w:delText xml:space="preserve">species-specific </w:delText>
        </w:r>
      </w:del>
      <w:r>
        <w:t xml:space="preserve">optimal ranges, while making thermal conditions more suitable for other populations. Warming can also affect the dynamics of freshwater fish populations through decreases in dissolved oxygen (), reduction and shortening of ice cover (), changes in plankton bloom phenology (), and increases in toxic algae blooms (). </w:t>
      </w:r>
    </w:p>
    <w:p w14:paraId="706B4A17" w14:textId="1DD71402" w:rsidR="00F265AA" w:rsidRDefault="00000000">
      <w:pPr>
        <w:ind w:left="220" w:right="220"/>
      </w:pPr>
      <w:r>
        <w:t xml:space="preserve">The responses of fish populations to warming are likely to vary inter- and intraspecifically. Warm- and cold-water species may respond to warming in opposite directions based on their species-specific thermal requirements (). Populations of the same species may respond differently to warming, depending on their geographic position or local adaptations to thermal regimes (). This variation in response to warming is demonstrated </w:t>
      </w:r>
      <w:r>
        <w:lastRenderedPageBreak/>
        <w:t>by a meta-analysis of global marine fish and invertebrates, which revealed that populations benefiting from historical ocean warming were roughly offset in number and magnitude by those negatively affected (). However, similar studies on freshwater fish populations are currently lacking. While the general effects of warming on freshwater fish species from different thermal guilds have been studied</w:t>
      </w:r>
      <w:ins w:id="58" w:author="Chris Free" w:date="2023-02-13T18:22:00Z">
        <w:r w:rsidR="00F825E2">
          <w:t xml:space="preserve"> (citation)</w:t>
        </w:r>
      </w:ins>
      <w:r>
        <w:t>, the potentially heterogeneous effects of warming on the abundance of individual populations at regional or global scales are not yet well understood.</w:t>
      </w:r>
    </w:p>
    <w:p w14:paraId="5F065861" w14:textId="73B831F0" w:rsidR="00F265AA" w:rsidRDefault="00000000">
      <w:pPr>
        <w:ind w:left="220" w:right="220"/>
      </w:pPr>
      <w:r>
        <w:t>One of the challenges in assessing the effects of warming on freshwater fish abundance is that warming rarely occurs in isolation</w:t>
      </w:r>
      <w:ins w:id="59" w:author="Chris Free" w:date="2023-02-13T18:22:00Z">
        <w:r w:rsidR="001F0480">
          <w:t xml:space="preserve"> from other stressors</w:t>
        </w:r>
      </w:ins>
      <w:del w:id="60" w:author="Chris Free" w:date="2023-02-13T18:24:00Z">
        <w:r w:rsidDel="00261B62">
          <w:delText>. Instead, it occurs in conjunction with other local stressors</w:delText>
        </w:r>
      </w:del>
      <w:r>
        <w:t xml:space="preserve">, creating complex and intertwined effects on fish population dynamics (citation). For </w:t>
      </w:r>
      <w:ins w:id="61" w:author="Chris Free" w:date="2023-02-13T18:25:00Z">
        <w:r w:rsidR="00261B62">
          <w:t xml:space="preserve">populations of species </w:t>
        </w:r>
      </w:ins>
      <w:del w:id="62" w:author="Chris Free" w:date="2023-02-13T18:25:00Z">
        <w:r w:rsidDel="00261B62">
          <w:delText>target</w:delText>
        </w:r>
      </w:del>
      <w:ins w:id="63" w:author="Chris Free" w:date="2023-02-13T18:25:00Z">
        <w:r w:rsidR="00261B62">
          <w:t>targeted by</w:t>
        </w:r>
      </w:ins>
      <w:r>
        <w:t xml:space="preserve"> </w:t>
      </w:r>
      <w:del w:id="64" w:author="Chris Free" w:date="2023-02-13T18:25:00Z">
        <w:r w:rsidDel="00261B62">
          <w:delText xml:space="preserve">species of </w:delText>
        </w:r>
      </w:del>
      <w:r>
        <w:t xml:space="preserve">recreational or subsistence fisheries, fishing is </w:t>
      </w:r>
      <w:ins w:id="65" w:author="Chris Free" w:date="2023-02-13T18:25:00Z">
        <w:r w:rsidR="00261B62">
          <w:t xml:space="preserve">generally </w:t>
        </w:r>
      </w:ins>
      <w:r>
        <w:t xml:space="preserve">the most widespread </w:t>
      </w:r>
      <w:ins w:id="66" w:author="Chris Free" w:date="2023-02-13T18:25:00Z">
        <w:r w:rsidR="00261B62">
          <w:t xml:space="preserve">and significant </w:t>
        </w:r>
      </w:ins>
      <w:r>
        <w:t>stressor</w:t>
      </w:r>
      <w:del w:id="67" w:author="Chris Free" w:date="2023-02-13T18:25:00Z">
        <w:r w:rsidDel="00261B62">
          <w:delText xml:space="preserve"> for freshwater fish populations</w:delText>
        </w:r>
      </w:del>
      <w:r>
        <w:t xml:space="preserve">. Therefore, an inability to accurately disentangle the joint effects of changes in fishing pressure and temperature on population abundance can lead to incorrect </w:t>
      </w:r>
      <w:del w:id="68" w:author="Chris Free" w:date="2023-02-13T18:27:00Z">
        <w:r w:rsidDel="00CE2E7A">
          <w:delText xml:space="preserve">attribution </w:delText>
        </w:r>
      </w:del>
      <w:ins w:id="69" w:author="Chris Free" w:date="2023-02-13T18:27:00Z">
        <w:r w:rsidR="00CE2E7A">
          <w:t xml:space="preserve">understanding of the cause </w:t>
        </w:r>
      </w:ins>
      <w:r>
        <w:t>of population fluctuations</w:t>
      </w:r>
      <w:ins w:id="70" w:author="Chris Free" w:date="2023-02-13T18:26:00Z">
        <w:r w:rsidR="00261B62">
          <w:t>, which</w:t>
        </w:r>
      </w:ins>
      <w:del w:id="71" w:author="Chris Free" w:date="2023-02-13T18:26:00Z">
        <w:r w:rsidDel="00261B62">
          <w:delText xml:space="preserve"> and</w:delText>
        </w:r>
      </w:del>
      <w:r>
        <w:t xml:space="preserve"> can result in ineffective or even detrimental management actions (citation).</w:t>
      </w:r>
    </w:p>
    <w:p w14:paraId="11795D2E" w14:textId="7269D5A4" w:rsidR="00F265AA" w:rsidRDefault="00000000">
      <w:pPr>
        <w:ind w:left="220" w:right="220"/>
      </w:pPr>
      <w:r>
        <w:t xml:space="preserve">Separating the impact of fishing and warming on freshwater fish abundance is thus critical to fishery managers seeking to identify management strategies </w:t>
      </w:r>
      <w:ins w:id="72" w:author="Chris Free" w:date="2023-02-13T18:27:00Z">
        <w:r w:rsidR="002B7D0E">
          <w:t>that</w:t>
        </w:r>
      </w:ins>
      <w:del w:id="73" w:author="Chris Free" w:date="2023-02-13T18:27:00Z">
        <w:r w:rsidDel="002B7D0E">
          <w:delText>t</w:delText>
        </w:r>
      </w:del>
      <w:ins w:id="74" w:author="Chris Free" w:date="2023-02-13T18:27:00Z">
        <w:r w:rsidR="002B7D0E">
          <w:t xml:space="preserve"> address</w:t>
        </w:r>
      </w:ins>
      <w:del w:id="75" w:author="Chris Free" w:date="2023-02-13T18:27:00Z">
        <w:r w:rsidDel="002B7D0E">
          <w:delText>o grapple with</w:delText>
        </w:r>
      </w:del>
      <w:r>
        <w:t xml:space="preserve"> the effects of both stressors (). Local and regional management agencies in the United States have developed adaptation strategies, such as regulating harvest and fish stocking (i.e., </w:t>
      </w:r>
      <w:ins w:id="76" w:author="Chris Free" w:date="2023-02-13T18:27:00Z">
        <w:r w:rsidR="00552347">
          <w:t>the</w:t>
        </w:r>
      </w:ins>
      <w:del w:id="77" w:author="Chris Free" w:date="2023-02-13T18:27:00Z">
        <w:r w:rsidDel="00552347">
          <w:delText>a</w:delText>
        </w:r>
      </w:del>
      <w:r>
        <w:t xml:space="preserve"> practice of releasing fish cultivated from hatcheries into target lakes), to maintain sustainable fisheries and mitigate the effects of warming (citation). Although </w:t>
      </w:r>
      <w:ins w:id="78" w:author="Chris Free" w:date="2023-02-13T18:28:00Z">
        <w:r w:rsidR="00C1603A">
          <w:t xml:space="preserve">collective action to reduce greenhouse gas emissions and </w:t>
        </w:r>
      </w:ins>
      <w:r>
        <w:t>slow</w:t>
      </w:r>
      <w:del w:id="79" w:author="Chris Free" w:date="2023-02-13T18:28:00Z">
        <w:r w:rsidDel="00C1603A">
          <w:delText>ing</w:delText>
        </w:r>
      </w:del>
      <w:r>
        <w:t xml:space="preserve"> the pace of climate warming </w:t>
      </w:r>
      <w:del w:id="80" w:author="Chris Free" w:date="2023-02-13T18:28:00Z">
        <w:r w:rsidDel="00C1603A">
          <w:delText xml:space="preserve">through collective actions to reduce greenhouse gas emissions </w:delText>
        </w:r>
      </w:del>
      <w:r>
        <w:t>is the ultimate solution to conserv</w:t>
      </w:r>
      <w:ins w:id="81" w:author="Chris Free" w:date="2023-02-13T18:28:00Z">
        <w:r w:rsidR="00F54D2C">
          <w:t>ing</w:t>
        </w:r>
      </w:ins>
      <w:del w:id="82" w:author="Chris Free" w:date="2023-02-13T18:28:00Z">
        <w:r w:rsidDel="00F54D2C">
          <w:delText>e</w:delText>
        </w:r>
      </w:del>
      <w:r>
        <w:t xml:space="preserve"> most fish and fisheries globally (), accurately quantifying the respective contributions of fishing and warming to changes in fish abundance can help managers prioritize practical measures that can be locally implemented. </w:t>
      </w:r>
    </w:p>
    <w:p w14:paraId="77F85C50" w14:textId="178F5DC2" w:rsidR="00F265AA" w:rsidRDefault="00000000">
      <w:pPr>
        <w:ind w:left="220" w:right="220"/>
      </w:pPr>
      <w:r>
        <w:t xml:space="preserve">In this study, we investigate the relative impacts of fishing and warming on 520 fish populations of eight species (walleye, northern pike, smallmouth bass, largemouth bass, cisco, yellow perch, black crappie, and bluegill) in the Midwestern United States over the past three decades (1990-2021). The US Midwest region </w:t>
      </w:r>
      <w:del w:id="83" w:author="Chris Free" w:date="2023-02-13T18:46:00Z">
        <w:r w:rsidDel="003503F0">
          <w:delText>serves as</w:delText>
        </w:r>
      </w:del>
      <w:ins w:id="84" w:author="Chris Free" w:date="2023-02-13T18:46:00Z">
        <w:r w:rsidR="003503F0">
          <w:t>presents</w:t>
        </w:r>
      </w:ins>
      <w:r>
        <w:t xml:space="preserve"> an ideal case study due to the presence of diverse freshwater fish species that support prized recreational and subsistence fisheries and </w:t>
      </w:r>
      <w:del w:id="85" w:author="Chris Free" w:date="2023-02-13T18:36:00Z">
        <w:r w:rsidDel="006D2B9C">
          <w:delText>the region's ongoing</w:delText>
        </w:r>
      </w:del>
      <w:ins w:id="86" w:author="Chris Free" w:date="2023-02-13T18:36:00Z">
        <w:r w:rsidR="006D2B9C">
          <w:t>are</w:t>
        </w:r>
      </w:ins>
      <w:r>
        <w:t xml:space="preserve"> experienc</w:t>
      </w:r>
      <w:ins w:id="87" w:author="Chris Free" w:date="2023-02-13T18:36:00Z">
        <w:r w:rsidR="006D2B9C">
          <w:t>ing</w:t>
        </w:r>
      </w:ins>
      <w:del w:id="88" w:author="Chris Free" w:date="2023-02-13T18:36:00Z">
        <w:r w:rsidDel="006D2B9C">
          <w:delText>e</w:delText>
        </w:r>
      </w:del>
      <w:r>
        <w:t xml:space="preserve"> </w:t>
      </w:r>
      <w:del w:id="89" w:author="Chris Free" w:date="2023-02-13T18:36:00Z">
        <w:r w:rsidDel="00162221">
          <w:delText xml:space="preserve">of </w:delText>
        </w:r>
      </w:del>
      <w:r>
        <w:t>rapid warming (Fig. 1).</w:t>
      </w:r>
      <w:del w:id="90" w:author="Chris Free" w:date="2023-02-13T18:40:00Z">
        <w:r w:rsidDel="00B73EB3">
          <w:delText xml:space="preserve"> On the other hand,</w:delText>
        </w:r>
      </w:del>
      <w:r>
        <w:t xml:space="preserve"> </w:t>
      </w:r>
      <w:ins w:id="91" w:author="Chris Free" w:date="2023-02-13T18:40:00Z">
        <w:r w:rsidR="00B73EB3">
          <w:t>H</w:t>
        </w:r>
      </w:ins>
      <w:del w:id="92" w:author="Chris Free" w:date="2023-02-13T18:40:00Z">
        <w:r w:rsidDel="00B73EB3">
          <w:delText>h</w:delText>
        </w:r>
      </w:del>
      <w:r>
        <w:t xml:space="preserve">owever, </w:t>
      </w:r>
      <w:ins w:id="93" w:author="Chris Free" w:date="2023-02-13T18:43:00Z">
        <w:r w:rsidR="00B73EB3">
          <w:t>it a</w:t>
        </w:r>
      </w:ins>
      <w:ins w:id="94" w:author="Chris Free" w:date="2023-02-13T18:44:00Z">
        <w:r w:rsidR="00B73EB3">
          <w:t xml:space="preserve">lso </w:t>
        </w:r>
      </w:ins>
      <w:ins w:id="95" w:author="Chris Free" w:date="2023-02-13T18:47:00Z">
        <w:r w:rsidR="003503F0">
          <w:t xml:space="preserve">faces </w:t>
        </w:r>
      </w:ins>
      <w:ins w:id="96" w:author="Chris Free" w:date="2023-02-13T18:48:00Z">
        <w:r w:rsidR="003503F0">
          <w:t xml:space="preserve">monitoring </w:t>
        </w:r>
      </w:ins>
      <w:ins w:id="97" w:author="Chris Free" w:date="2023-02-13T18:44:00Z">
        <w:r w:rsidR="00B73EB3">
          <w:t xml:space="preserve">challenges </w:t>
        </w:r>
      </w:ins>
      <w:ins w:id="98" w:author="Chris Free" w:date="2023-02-13T18:48:00Z">
        <w:r w:rsidR="003503F0">
          <w:t xml:space="preserve">that are </w:t>
        </w:r>
      </w:ins>
      <w:ins w:id="99" w:author="Chris Free" w:date="2023-02-13T18:44:00Z">
        <w:r w:rsidR="00B73EB3">
          <w:t>common to many inland fisheries.</w:t>
        </w:r>
      </w:ins>
      <w:ins w:id="100" w:author="Chris Free" w:date="2023-02-13T18:48:00Z">
        <w:r w:rsidR="00D3565C">
          <w:t xml:space="preserve"> The</w:t>
        </w:r>
      </w:ins>
      <w:del w:id="101" w:author="Chris Free" w:date="2023-02-13T18:48:00Z">
        <w:r w:rsidDel="00D3565C">
          <w:delText>the</w:delText>
        </w:r>
      </w:del>
      <w:r>
        <w:t xml:space="preserve"> presence of a large number of geographically dispersed lakes </w:t>
      </w:r>
      <w:ins w:id="102" w:author="Chris Free" w:date="2023-02-13T18:48:00Z">
        <w:r w:rsidR="00D3565C">
          <w:t>means that monit</w:t>
        </w:r>
      </w:ins>
      <w:ins w:id="103" w:author="Chris Free" w:date="2023-02-13T18:49:00Z">
        <w:r w:rsidR="00D3565C">
          <w:t xml:space="preserve">oring surveys </w:t>
        </w:r>
      </w:ins>
      <w:del w:id="104" w:author="Chris Free" w:date="2023-02-13T18:49:00Z">
        <w:r w:rsidDel="00D3565C">
          <w:delText>and a rich fishing culture brought challenges in monitoring. Surveys needed to be conducted in a</w:delText>
        </w:r>
      </w:del>
      <w:ins w:id="105" w:author="Chris Free" w:date="2023-02-13T18:49:00Z">
        <w:r w:rsidR="00D3565C">
          <w:t>are sporadic and rarely occur in consecutive years</w:t>
        </w:r>
      </w:ins>
      <w:del w:id="106" w:author="Chris Free" w:date="2023-02-13T18:49:00Z">
        <w:r w:rsidDel="00D3565C">
          <w:delText xml:space="preserve"> rotating manner across lakes, resulting in inconsecutive data for each fish population</w:delText>
        </w:r>
      </w:del>
      <w:r>
        <w:t xml:space="preserve">. </w:t>
      </w:r>
      <w:ins w:id="107" w:author="Chris Free" w:date="2023-02-13T18:52:00Z">
        <w:r w:rsidR="00D3565C">
          <w:t>Furthermore</w:t>
        </w:r>
      </w:ins>
      <w:del w:id="108" w:author="Chris Free" w:date="2023-02-13T18:52:00Z">
        <w:r w:rsidDel="00D3565C">
          <w:delText>Additionally,</w:delText>
        </w:r>
      </w:del>
      <w:ins w:id="109" w:author="Chris Free" w:date="2023-02-13T18:52:00Z">
        <w:r w:rsidR="00D3565C">
          <w:t>,</w:t>
        </w:r>
      </w:ins>
      <w:r>
        <w:t xml:space="preserve"> unlike</w:t>
      </w:r>
      <w:ins w:id="110" w:author="Chris Free" w:date="2023-02-13T18:52:00Z">
        <w:r w:rsidR="00D3565C">
          <w:t xml:space="preserve"> in</w:t>
        </w:r>
      </w:ins>
      <w:r>
        <w:t xml:space="preserve"> large-scale commercial fisheries where catch </w:t>
      </w:r>
      <w:ins w:id="111" w:author="Chris Free" w:date="2023-02-13T18:53:00Z">
        <w:r w:rsidR="00ED1952">
          <w:t>reporting i</w:t>
        </w:r>
      </w:ins>
      <w:del w:id="112" w:author="Chris Free" w:date="2023-02-13T18:53:00Z">
        <w:r w:rsidDel="00ED1952">
          <w:delText>i</w:delText>
        </w:r>
      </w:del>
      <w:r>
        <w:t xml:space="preserve">s </w:t>
      </w:r>
      <w:ins w:id="113" w:author="Chris Free" w:date="2023-02-13T18:54:00Z">
        <w:r w:rsidR="00ED1952">
          <w:t xml:space="preserve">often </w:t>
        </w:r>
      </w:ins>
      <w:r>
        <w:t>required</w:t>
      </w:r>
      <w:del w:id="114" w:author="Chris Free" w:date="2023-02-13T18:53:00Z">
        <w:r w:rsidDel="00ED1952">
          <w:delText xml:space="preserve"> to be recorded and submitted</w:delText>
        </w:r>
      </w:del>
      <w:r>
        <w:t xml:space="preserve">, </w:t>
      </w:r>
      <w:del w:id="115" w:author="Chris Free" w:date="2023-02-13T18:53:00Z">
        <w:r w:rsidDel="00ED1952">
          <w:delText xml:space="preserve">estimated </w:delText>
        </w:r>
      </w:del>
      <w:r>
        <w:t xml:space="preserve">recreational harvest data </w:t>
      </w:r>
      <w:ins w:id="116" w:author="Chris Free" w:date="2023-02-13T18:53:00Z">
        <w:r w:rsidR="00ED1952">
          <w:t xml:space="preserve">estimated </w:t>
        </w:r>
      </w:ins>
      <w:del w:id="117" w:author="Chris Free" w:date="2023-02-13T18:53:00Z">
        <w:r w:rsidDel="00ED1952">
          <w:delText>b</w:delText>
        </w:r>
      </w:del>
      <w:ins w:id="118" w:author="Chris Free" w:date="2023-02-13T18:53:00Z">
        <w:r w:rsidR="00ED1952">
          <w:t>from</w:t>
        </w:r>
      </w:ins>
      <w:del w:id="119" w:author="Chris Free" w:date="2023-02-13T18:53:00Z">
        <w:r w:rsidDel="00ED1952">
          <w:delText xml:space="preserve">ased on </w:delText>
        </w:r>
      </w:del>
      <w:ins w:id="120" w:author="Chris Free" w:date="2023-02-13T18:53:00Z">
        <w:r w:rsidR="00ED1952">
          <w:t xml:space="preserve"> </w:t>
        </w:r>
      </w:ins>
      <w:r>
        <w:t>voluntary angler interviews (</w:t>
      </w:r>
      <w:ins w:id="121" w:author="Chris Free" w:date="2023-02-13T18:53:00Z">
        <w:r w:rsidR="00ED1952">
          <w:t>“</w:t>
        </w:r>
      </w:ins>
      <w:del w:id="122" w:author="Chris Free" w:date="2023-02-13T18:53:00Z">
        <w:r w:rsidDel="00ED1952">
          <w:delText>the so-called C</w:delText>
        </w:r>
      </w:del>
      <w:ins w:id="123" w:author="Chris Free" w:date="2023-02-13T18:53:00Z">
        <w:r w:rsidR="00ED1952">
          <w:t>c</w:t>
        </w:r>
      </w:ins>
      <w:r>
        <w:t>reel</w:t>
      </w:r>
      <w:ins w:id="124" w:author="Chris Free" w:date="2023-02-13T18:53:00Z">
        <w:r w:rsidR="00ED1952">
          <w:t>”</w:t>
        </w:r>
      </w:ins>
      <w:r>
        <w:t xml:space="preserve"> survey</w:t>
      </w:r>
      <w:ins w:id="125" w:author="Chris Free" w:date="2023-02-13T18:53:00Z">
        <w:r w:rsidR="00ED1952">
          <w:t>s</w:t>
        </w:r>
      </w:ins>
      <w:r>
        <w:t xml:space="preserve">) are considered less precise. Here, we developed a temperature-dependent population dynamics model to </w:t>
      </w:r>
      <w:ins w:id="126" w:author="Chris Free" w:date="2023-02-13T18:54:00Z">
        <w:r w:rsidR="00ED1952">
          <w:t>disentangle the impacts of fishi</w:t>
        </w:r>
      </w:ins>
      <w:ins w:id="127" w:author="Chris Free" w:date="2023-02-13T18:55:00Z">
        <w:r w:rsidR="00ED1952">
          <w:t xml:space="preserve">ng and lake warming on population dynamics while </w:t>
        </w:r>
      </w:ins>
      <w:r>
        <w:t>overcom</w:t>
      </w:r>
      <w:ins w:id="128" w:author="Chris Free" w:date="2023-02-13T18:55:00Z">
        <w:r w:rsidR="00ED1952">
          <w:t>ing</w:t>
        </w:r>
      </w:ins>
      <w:del w:id="129" w:author="Chris Free" w:date="2023-02-13T18:55:00Z">
        <w:r w:rsidDel="00ED1952">
          <w:delText>e</w:delText>
        </w:r>
      </w:del>
      <w:r>
        <w:t xml:space="preserve"> the common challenges</w:t>
      </w:r>
      <w:ins w:id="130" w:author="Chris Free" w:date="2023-02-13T18:55:00Z">
        <w:r w:rsidR="00ED1952">
          <w:t xml:space="preserve"> posed by</w:t>
        </w:r>
      </w:ins>
      <w:del w:id="131" w:author="Chris Free" w:date="2023-02-13T18:55:00Z">
        <w:r w:rsidDel="00ED1952">
          <w:delText xml:space="preserve"> of</w:delText>
        </w:r>
      </w:del>
      <w:r>
        <w:t xml:space="preserve"> sparce and imprecise monitoring in inland fisheries. We conduct rigorous simulation testing and sensitivity analysis to </w:t>
      </w:r>
      <w:del w:id="132" w:author="Chris Free" w:date="2023-02-13T18:55:00Z">
        <w:r w:rsidDel="00A256DF">
          <w:delText xml:space="preserve">evaluate </w:delText>
        </w:r>
      </w:del>
      <w:ins w:id="133" w:author="Chris Free" w:date="2023-02-13T18:56:00Z">
        <w:r w:rsidR="006342DE">
          <w:t>confirm model skill</w:t>
        </w:r>
      </w:ins>
      <w:ins w:id="134" w:author="Chris Free" w:date="2023-02-13T18:57:00Z">
        <w:r w:rsidR="008C6F69">
          <w:t xml:space="preserve"> despite limited data</w:t>
        </w:r>
      </w:ins>
      <w:commentRangeStart w:id="135"/>
      <w:del w:id="136" w:author="Chris Free" w:date="2023-02-13T18:56:00Z">
        <w:r w:rsidDel="006342DE">
          <w:delText>the robustness of the model to estimate the effect of temperature on fish abundance</w:delText>
        </w:r>
      </w:del>
      <w:r>
        <w:t xml:space="preserve">. Finally, we simulate two scenarios that assume the absence of fishing or temperature variation, respectively, to disentangle the impacts of the two factors on the abundance of freshwater fish populations. </w:t>
      </w:r>
      <w:commentRangeEnd w:id="135"/>
      <w:r w:rsidR="00E3324D">
        <w:rPr>
          <w:rStyle w:val="CommentReference"/>
        </w:rPr>
        <w:commentReference w:id="135"/>
      </w:r>
      <w:r>
        <w:t>The application of this scalable approach in other regions would improve our understanding of the relative importance of fishing and climate change on the fluctuations of freshwater fish populations globally.</w:t>
      </w:r>
    </w:p>
    <w:p w14:paraId="0DFA6885" w14:textId="77777777" w:rsidR="00F265AA" w:rsidRDefault="00000000">
      <w:pPr>
        <w:ind w:left="220" w:right="220"/>
        <w:rPr>
          <w:b/>
        </w:rPr>
      </w:pPr>
      <w:r>
        <w:rPr>
          <w:b/>
        </w:rPr>
        <w:t>Materials and Methods:</w:t>
      </w:r>
    </w:p>
    <w:p w14:paraId="5A8868BE" w14:textId="77777777" w:rsidR="00F265AA" w:rsidRDefault="00000000">
      <w:pPr>
        <w:ind w:left="220" w:right="220"/>
        <w:rPr>
          <w:i/>
        </w:rPr>
      </w:pPr>
      <w:r>
        <w:rPr>
          <w:i/>
        </w:rPr>
        <w:t>1. Data sources and data characteristics</w:t>
      </w:r>
    </w:p>
    <w:p w14:paraId="3E27243B" w14:textId="77777777" w:rsidR="00F265AA" w:rsidRDefault="00000000">
      <w:pPr>
        <w:ind w:left="220" w:right="220"/>
      </w:pPr>
      <w:r>
        <w:t xml:space="preserve">Our temperature-dependent population dynamics model requires time series documenting three types of data for each population: (1) an index of relative abundance; (2) fishery removals and subsidies from stocking programs; and (3) environmental experience. </w:t>
      </w:r>
    </w:p>
    <w:p w14:paraId="7EA5B1CA" w14:textId="77777777" w:rsidR="00F265AA" w:rsidRDefault="00000000">
      <w:pPr>
        <w:ind w:left="220" w:right="220"/>
        <w:rPr>
          <w:i/>
        </w:rPr>
      </w:pPr>
      <w:r>
        <w:rPr>
          <w:i/>
        </w:rPr>
        <w:t>1.1 Index of relative abundance</w:t>
      </w:r>
    </w:p>
    <w:p w14:paraId="35A281BA" w14:textId="139C86CF" w:rsidR="00F265AA" w:rsidRDefault="00000000">
      <w:pPr>
        <w:ind w:left="220" w:right="220"/>
      </w:pPr>
      <w:r>
        <w:lastRenderedPageBreak/>
        <w:t xml:space="preserve">Relative abundance indices for each population were obtained from the fishery-independent biological surveys conducted by the Department of Natural Resources in Minnesota, Wisconsin, </w:t>
      </w:r>
      <w:ins w:id="137" w:author="Chris Free" w:date="2023-02-13T18:58:00Z">
        <w:r w:rsidR="002B097F">
          <w:t xml:space="preserve">and </w:t>
        </w:r>
      </w:ins>
      <w:r>
        <w:t xml:space="preserve">South Dakota. The surveys employed a range of gears, including boom shocker, gill net, fyke net, trap net, and frame net, selected by respective state agencies to monitor different species. Experts were consulted to determine the index from </w:t>
      </w:r>
      <w:ins w:id="138" w:author="Chris Free" w:date="2023-02-13T18:59:00Z">
        <w:r w:rsidR="00C86BD2">
          <w:t xml:space="preserve">the </w:t>
        </w:r>
      </w:ins>
      <w:del w:id="139" w:author="Chris Free" w:date="2023-02-13T18:59:00Z">
        <w:r w:rsidDel="00C86BD2">
          <w:delText xml:space="preserve">specific </w:delText>
        </w:r>
      </w:del>
      <w:r>
        <w:t>gear</w:t>
      </w:r>
      <w:del w:id="140" w:author="Chris Free" w:date="2023-02-13T18:59:00Z">
        <w:r w:rsidDel="00C86BD2">
          <w:delText>s</w:delText>
        </w:r>
      </w:del>
      <w:r>
        <w:t xml:space="preserve"> that</w:t>
      </w:r>
      <w:ins w:id="141" w:author="Chris Free" w:date="2023-02-13T18:59:00Z">
        <w:r w:rsidR="00C86BD2">
          <w:t xml:space="preserve"> most</w:t>
        </w:r>
      </w:ins>
      <w:r>
        <w:t xml:space="preserve"> accurately reflects changes in abundance</w:t>
      </w:r>
      <w:ins w:id="142" w:author="Chris Free" w:date="2023-02-13T18:59:00Z">
        <w:r w:rsidR="00C86BD2">
          <w:t xml:space="preserve"> for each</w:t>
        </w:r>
      </w:ins>
      <w:ins w:id="143" w:author="Chris Free" w:date="2023-02-13T19:00:00Z">
        <w:r w:rsidR="00A10CE5">
          <w:t xml:space="preserve"> state</w:t>
        </w:r>
        <w:r w:rsidR="00B77CE7">
          <w:t xml:space="preserve"> and species</w:t>
        </w:r>
      </w:ins>
      <w:r>
        <w:t xml:space="preserve"> (</w:t>
      </w:r>
      <w:del w:id="144" w:author="Chris Free" w:date="2023-02-13T19:00:00Z">
        <w:r w:rsidDel="002B07D0">
          <w:delText>refer to Tab. S1 in the Supplementary Material for a summary</w:delText>
        </w:r>
      </w:del>
      <w:ins w:id="145" w:author="Chris Free" w:date="2023-02-13T19:00:00Z">
        <w:r w:rsidR="002B07D0">
          <w:t>Table S5</w:t>
        </w:r>
      </w:ins>
      <w:r>
        <w:t>).</w:t>
      </w:r>
      <w:r>
        <w:rPr>
          <w:i/>
        </w:rPr>
        <w:t xml:space="preserve"> </w:t>
      </w:r>
    </w:p>
    <w:p w14:paraId="3657936A" w14:textId="77777777" w:rsidR="00F265AA" w:rsidRDefault="00000000">
      <w:pPr>
        <w:ind w:left="220" w:right="220"/>
        <w:rPr>
          <w:i/>
        </w:rPr>
      </w:pPr>
      <w:r>
        <w:rPr>
          <w:i/>
        </w:rPr>
        <w:t>1.2 Fishery removals (harvest) and subsidies from stocking programs</w:t>
      </w:r>
    </w:p>
    <w:p w14:paraId="58BF10FD" w14:textId="4C168B0A" w:rsidR="00F265AA" w:rsidRDefault="00000000">
      <w:pPr>
        <w:ind w:left="220" w:right="220"/>
      </w:pPr>
      <w:r>
        <w:t xml:space="preserve">All </w:t>
      </w:r>
      <w:ins w:id="146" w:author="Chris Free" w:date="2023-02-13T19:01:00Z">
        <w:r w:rsidR="00E064F9">
          <w:t xml:space="preserve">of the </w:t>
        </w:r>
        <w:r w:rsidR="00D14E27">
          <w:t xml:space="preserve">evaluated </w:t>
        </w:r>
      </w:ins>
      <w:r>
        <w:t xml:space="preserve">populations </w:t>
      </w:r>
      <w:del w:id="147" w:author="Chris Free" w:date="2023-02-13T19:01:00Z">
        <w:r w:rsidDel="00B27041">
          <w:delText xml:space="preserve">under evaluation </w:delText>
        </w:r>
      </w:del>
      <w:r>
        <w:t>are subject</w:t>
      </w:r>
      <w:del w:id="148" w:author="Chris Free" w:date="2023-02-13T19:01:00Z">
        <w:r w:rsidDel="00B27041">
          <w:delText>ed</w:delText>
        </w:r>
      </w:del>
      <w:r>
        <w:t xml:space="preserve"> to recreational </w:t>
      </w:r>
      <w:del w:id="149" w:author="Chris Free" w:date="2023-02-13T19:01:00Z">
        <w:r w:rsidDel="00B27041">
          <w:delText>fishing pressure</w:delText>
        </w:r>
      </w:del>
      <w:ins w:id="150" w:author="Chris Free" w:date="2023-02-13T19:01:00Z">
        <w:r w:rsidR="00B27041">
          <w:t>fishing</w:t>
        </w:r>
      </w:ins>
      <w:r>
        <w:t xml:space="preserve"> and a portion of them are </w:t>
      </w:r>
      <w:del w:id="151" w:author="Chris Free" w:date="2023-02-13T19:01:00Z">
        <w:r w:rsidDel="00982D8C">
          <w:delText>further exposed</w:delText>
        </w:r>
      </w:del>
      <w:ins w:id="152" w:author="Chris Free" w:date="2023-02-13T19:02:00Z">
        <w:r w:rsidR="00982D8C">
          <w:t>subject</w:t>
        </w:r>
      </w:ins>
      <w:r>
        <w:t xml:space="preserve"> to tribal spearing or netting pressure. Recreational harvests were estimated from creel surveys conducted by the Department of Natural Resources of each state and </w:t>
      </w:r>
      <w:ins w:id="153" w:author="Chris Free" w:date="2023-02-13T19:02:00Z">
        <w:r w:rsidR="00A827E2">
          <w:t>were obtained from</w:t>
        </w:r>
      </w:ins>
      <w:del w:id="154" w:author="Chris Free" w:date="2023-02-13T19:02:00Z">
        <w:r w:rsidDel="00A827E2">
          <w:delText>recorded in</w:delText>
        </w:r>
      </w:del>
      <w:r>
        <w:t xml:space="preserve"> the CreelCat database (downloaded on June 4, 2022). Since creel surveys are not a census, the estimated harvests are prone to sampling errors and </w:t>
      </w:r>
      <w:ins w:id="155" w:author="Chris Free" w:date="2023-02-13T19:03:00Z">
        <w:r w:rsidR="00A37A57">
          <w:t xml:space="preserve">were </w:t>
        </w:r>
      </w:ins>
      <w:r>
        <w:t xml:space="preserve">thus treated as observations (instead of known quantities) in the temperature-dependent population dynamics model. </w:t>
      </w:r>
      <w:ins w:id="156" w:author="Chris Free" w:date="2023-02-13T19:03:00Z">
        <w:r w:rsidR="009B6EA7">
          <w:t xml:space="preserve">Tribal harvests were obtained from </w:t>
        </w:r>
      </w:ins>
      <w:del w:id="157" w:author="Chris Free" w:date="2023-02-13T19:03:00Z">
        <w:r w:rsidDel="009B6EA7">
          <w:delText>T</w:delText>
        </w:r>
      </w:del>
      <w:ins w:id="158" w:author="Chris Free" w:date="2023-02-13T19:03:00Z">
        <w:r w:rsidR="009B6EA7">
          <w:t>t</w:t>
        </w:r>
      </w:ins>
      <w:r>
        <w:t>he Great Lakes Indian Fish and Wildlife Commission (GLIFWC)</w:t>
      </w:r>
      <w:ins w:id="159" w:author="Chris Free" w:date="2023-02-13T19:04:00Z">
        <w:r w:rsidR="009B6EA7">
          <w:t>, which</w:t>
        </w:r>
      </w:ins>
      <w:r>
        <w:t xml:space="preserve"> collects tribal harvest data. Because all tribal fishing operations are monitored and all harvests are recorded, we treated tribal harvests as known quantities in the model. </w:t>
      </w:r>
      <w:ins w:id="160" w:author="Chris Free" w:date="2023-02-13T19:04:00Z">
        <w:r w:rsidR="009D7168">
          <w:t xml:space="preserve">Finally, </w:t>
        </w:r>
      </w:ins>
      <w:del w:id="161" w:author="Chris Free" w:date="2023-02-13T19:04:00Z">
        <w:r w:rsidDel="009D7168">
          <w:delText>S</w:delText>
        </w:r>
      </w:del>
      <w:ins w:id="162" w:author="Chris Free" w:date="2023-02-13T19:04:00Z">
        <w:r w:rsidR="009D7168">
          <w:t>s</w:t>
        </w:r>
      </w:ins>
      <w:r>
        <w:t xml:space="preserve">ome populations receive subsidies in the form of stocking from state-run hatcheries. The </w:t>
      </w:r>
      <w:del w:id="163" w:author="Chris Free" w:date="2023-02-13T19:05:00Z">
        <w:r w:rsidDel="00E84610">
          <w:delText xml:space="preserve">fish </w:delText>
        </w:r>
      </w:del>
      <w:r>
        <w:t xml:space="preserve">biomass </w:t>
      </w:r>
      <w:ins w:id="164" w:author="Chris Free" w:date="2023-02-13T19:05:00Z">
        <w:r w:rsidR="00E84610">
          <w:t xml:space="preserve">of fish </w:t>
        </w:r>
      </w:ins>
      <w:del w:id="165" w:author="Chris Free" w:date="2023-02-13T19:05:00Z">
        <w:r w:rsidDel="00AC082D">
          <w:delText xml:space="preserve">that </w:delText>
        </w:r>
      </w:del>
      <w:r>
        <w:t>added to each population w</w:t>
      </w:r>
      <w:ins w:id="166" w:author="Chris Free" w:date="2023-02-13T19:05:00Z">
        <w:r w:rsidR="00560B1F">
          <w:t>as</w:t>
        </w:r>
      </w:ins>
      <w:del w:id="167" w:author="Chris Free" w:date="2023-02-13T19:05:00Z">
        <w:r w:rsidDel="00560B1F">
          <w:delText>ere</w:delText>
        </w:r>
      </w:del>
      <w:r>
        <w:t xml:space="preserve"> obtained from the stocking reports released by the Department of Natural Resources of each state. Stocking biomass was also treated as known quantities in the model. Both harvest and stocking data are inputted in the model as weight in kilograms.</w:t>
      </w:r>
    </w:p>
    <w:p w14:paraId="34FB9EB1" w14:textId="77777777" w:rsidR="00F265AA" w:rsidRDefault="00000000">
      <w:pPr>
        <w:ind w:left="220" w:right="220"/>
        <w:rPr>
          <w:i/>
        </w:rPr>
      </w:pPr>
      <w:r>
        <w:rPr>
          <w:i/>
        </w:rPr>
        <w:t>1.3 Environmental data</w:t>
      </w:r>
    </w:p>
    <w:p w14:paraId="3403AB8B" w14:textId="517FDBE4" w:rsidR="00F265AA" w:rsidRDefault="00000000">
      <w:pPr>
        <w:ind w:left="220" w:right="220"/>
      </w:pPr>
      <w:r>
        <w:t>Environmental data for each lake was obtained from a process-based water temperature model verified and released by the U.S. Geological Survey</w:t>
      </w:r>
      <w:ins w:id="168" w:author="Chris Free" w:date="2023-02-13T19:06:00Z">
        <w:r w:rsidR="004759D4">
          <w:t xml:space="preserve"> (citation)</w:t>
        </w:r>
      </w:ins>
      <w:r>
        <w:t xml:space="preserve">. Growing degree days (GDDs), a measure of thermal energy above </w:t>
      </w:r>
      <w:del w:id="169" w:author="Chris Free" w:date="2023-02-13T19:07:00Z">
        <w:r w:rsidDel="001F545C">
          <w:delText xml:space="preserve">a base temperature </w:delText>
        </w:r>
      </w:del>
      <w:del w:id="170" w:author="Chris Free" w:date="2023-02-13T19:06:00Z">
        <w:r w:rsidDel="00404CE8">
          <w:delText xml:space="preserve">of </w:delText>
        </w:r>
      </w:del>
      <w:r>
        <w:t xml:space="preserve">5℃ at the lake surface, was used as the climate warming index as it </w:t>
      </w:r>
      <w:del w:id="171" w:author="Chris Free" w:date="2023-02-13T19:07:00Z">
        <w:r w:rsidDel="001F545C">
          <w:delText xml:space="preserve">shows </w:delText>
        </w:r>
      </w:del>
      <w:ins w:id="172" w:author="Chris Free" w:date="2023-02-13T19:07:00Z">
        <w:r w:rsidR="001F545C">
          <w:t xml:space="preserve">describes </w:t>
        </w:r>
      </w:ins>
      <w:r>
        <w:t xml:space="preserve">cumulative thermal energy across the year. The selection of </w:t>
      </w:r>
      <w:ins w:id="173" w:author="Chris Free" w:date="2023-02-13T19:07:00Z">
        <w:r w:rsidR="00D65780">
          <w:t xml:space="preserve">the </w:t>
        </w:r>
      </w:ins>
      <w:r>
        <w:t>GDD</w:t>
      </w:r>
      <w:ins w:id="174" w:author="Chris Free" w:date="2023-02-13T19:07:00Z">
        <w:r w:rsidR="00D65780">
          <w:t xml:space="preserve"> index</w:t>
        </w:r>
      </w:ins>
      <w:del w:id="175" w:author="Chris Free" w:date="2023-02-13T19:07:00Z">
        <w:r w:rsidDel="00D65780">
          <w:delText>s</w:delText>
        </w:r>
      </w:del>
      <w:r>
        <w:t xml:space="preserve"> was validated by comparing its correlation with other warming indices, including GDDs with base temperatures of 0℃ or 10℃, open water duration, peak temperature of the year, and monthly mean lake surface temperature. Positive correlations were found between GDDs and all other indices (</w:t>
      </w:r>
      <w:ins w:id="176" w:author="Chris Free" w:date="2023-02-13T19:08:00Z">
        <w:r w:rsidR="001A3CCF">
          <w:t>Figure S1</w:t>
        </w:r>
      </w:ins>
      <w:del w:id="177" w:author="Chris Free" w:date="2023-02-13T19:08:00Z">
        <w:r w:rsidDel="001A3CCF">
          <w:delText>Fig.SI.1.1 in the Supplementary Material</w:delText>
        </w:r>
      </w:del>
      <w:r>
        <w:t>).</w:t>
      </w:r>
    </w:p>
    <w:p w14:paraId="0BD8B2AA" w14:textId="77777777" w:rsidR="00F265AA" w:rsidRDefault="00000000">
      <w:pPr>
        <w:ind w:left="220" w:right="220"/>
        <w:rPr>
          <w:i/>
        </w:rPr>
      </w:pPr>
      <w:r>
        <w:rPr>
          <w:i/>
        </w:rPr>
        <w:t>2. Model development</w:t>
      </w:r>
    </w:p>
    <w:p w14:paraId="134ADBF5" w14:textId="1FC623BD" w:rsidR="00F265AA" w:rsidRDefault="00000000">
      <w:pPr>
        <w:ind w:left="220" w:right="220"/>
        <w:rPr>
          <w:i/>
        </w:rPr>
      </w:pPr>
      <w:r>
        <w:rPr>
          <w:i/>
        </w:rPr>
        <w:t xml:space="preserve">2.1 </w:t>
      </w:r>
      <w:del w:id="178" w:author="Chris Free" w:date="2023-02-13T19:13:00Z">
        <w:r w:rsidDel="00AF2D1E">
          <w:rPr>
            <w:i/>
          </w:rPr>
          <w:delText xml:space="preserve">The </w:delText>
        </w:r>
      </w:del>
      <w:ins w:id="179" w:author="Chris Free" w:date="2023-02-13T19:13:00Z">
        <w:r w:rsidR="00AF2D1E">
          <w:rPr>
            <w:i/>
          </w:rPr>
          <w:t>B</w:t>
        </w:r>
      </w:ins>
      <w:del w:id="180" w:author="Chris Free" w:date="2023-02-13T19:13:00Z">
        <w:r w:rsidDel="00AF2D1E">
          <w:rPr>
            <w:i/>
          </w:rPr>
          <w:delText>b</w:delText>
        </w:r>
      </w:del>
      <w:r>
        <w:rPr>
          <w:i/>
        </w:rPr>
        <w:t>ase surplus production model</w:t>
      </w:r>
    </w:p>
    <w:p w14:paraId="39E50252" w14:textId="629644E1" w:rsidR="00F265AA" w:rsidRDefault="00000000">
      <w:pPr>
        <w:ind w:left="220" w:right="220"/>
      </w:pPr>
      <w:r>
        <w:t>The biomass of a fish population after a certain time interval (e.g., a year) is equal to the biomass before that time interval, plus the recruitment, somatic growth of individual fish, and biomass added through stocking (if present), and minus mortality due to natural processes and fishing (if present). Growth in biomass is commonly assumed to follow a density-dependent logistic pattern. The</w:t>
      </w:r>
      <w:ins w:id="181" w:author="Chris Free" w:date="2023-02-13T19:09:00Z">
        <w:r w:rsidR="00863488">
          <w:t>se dynamics are often described using the</w:t>
        </w:r>
      </w:ins>
      <w:r>
        <w:t xml:space="preserve"> Pella-Tomlinson </w:t>
      </w:r>
      <w:ins w:id="182" w:author="Chris Free" w:date="2023-02-13T19:10:00Z">
        <w:r w:rsidR="00863488">
          <w:t xml:space="preserve">surplus production </w:t>
        </w:r>
      </w:ins>
      <w:r>
        <w:t>model</w:t>
      </w:r>
      <w:ins w:id="183" w:author="Chris Free" w:date="2023-02-13T19:09:00Z">
        <w:r w:rsidR="00863488">
          <w:t>:</w:t>
        </w:r>
      </w:ins>
      <w:del w:id="184" w:author="Chris Free" w:date="2023-02-13T19:09:00Z">
        <w:r w:rsidDel="00863488">
          <w:delText xml:space="preserve"> commonly used to describe the fishery population dynamics can be written a</w:delText>
        </w:r>
      </w:del>
      <w:del w:id="185" w:author="Chris Free" w:date="2023-02-13T19:10:00Z">
        <w:r w:rsidDel="00863488">
          <w:delText>s follows</w:delText>
        </w:r>
      </w:del>
      <w:r>
        <w:t xml:space="preserve"> ():</w:t>
      </w:r>
    </w:p>
    <w:bookmarkStart w:id="186" w:name="bookmark=id.1fob9te" w:colFirst="0" w:colLast="0"/>
    <w:bookmarkEnd w:id="186"/>
    <w:p w14:paraId="2196E619" w14:textId="77777777" w:rsidR="00F265AA" w:rsidRDefault="00000000">
      <w:pPr>
        <w:ind w:left="220" w:right="220"/>
        <w:jc w:val="right"/>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r>
          <w:rPr>
            <w:rFonts w:ascii="Cambria Math" w:eastAsia="Cambria Math" w:hAnsi="Cambria Math" w:cs="Cambria Math"/>
          </w:rPr>
          <m:t>+</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r</m:t>
                </m:r>
              </m:num>
              <m:den>
                <m:r>
                  <w:rPr>
                    <w:rFonts w:ascii="Cambria Math" w:eastAsia="Cambria Math" w:hAnsi="Cambria Math" w:cs="Cambria Math"/>
                  </w:rPr>
                  <m:t>m-1</m:t>
                </m:r>
              </m:den>
            </m:f>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r>
              <w:rPr>
                <w:rFonts w:ascii="Cambria Math" w:eastAsia="Cambria Math" w:hAnsi="Cambria Math" w:cs="Cambria Math"/>
              </w:rPr>
              <m:t>(1-(</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num>
              <m:den>
                <m:r>
                  <w:rPr>
                    <w:rFonts w:ascii="Cambria Math" w:eastAsia="Cambria Math" w:hAnsi="Cambria Math" w:cs="Cambria Math"/>
                  </w:rPr>
                  <m:t>k</m:t>
                </m:r>
              </m:den>
            </m:f>
            <m:r>
              <w:rPr>
                <w:rFonts w:ascii="Cambria Math" w:eastAsia="Cambria Math" w:hAnsi="Cambria Math" w:cs="Cambria Math"/>
              </w:rPr>
              <m:t>)</m:t>
            </m:r>
          </m:e>
          <m:sup>
            <m:r>
              <w:rPr>
                <w:rFonts w:ascii="Cambria Math" w:eastAsia="Cambria Math" w:hAnsi="Cambria Math" w:cs="Cambria Math"/>
              </w:rPr>
              <m:t>m-1</m:t>
            </m:r>
          </m:sup>
        </m:s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y</m:t>
            </m:r>
          </m:sub>
        </m:sSub>
      </m:oMath>
      <w:r>
        <w:t xml:space="preserve">                    (1)</w:t>
      </w:r>
    </w:p>
    <w:p w14:paraId="35060C8C" w14:textId="5964750F" w:rsidR="00F265AA" w:rsidRDefault="00000000">
      <w:pPr>
        <w:ind w:left="220" w:right="220"/>
      </w:pPr>
      <w:r>
        <w:t>where</w:t>
      </w:r>
      <w:r>
        <w:rPr>
          <w:i/>
        </w:rPr>
        <w:t xml:space="preserve"> k</w:t>
      </w:r>
      <w:r>
        <w:t xml:space="preserve"> is the carrying capacity; </w:t>
      </w:r>
      <w:r>
        <w:rPr>
          <w:i/>
        </w:rPr>
        <w:t>r</w:t>
      </w:r>
      <w:r>
        <w:t xml:space="preserve"> is the intrinsic growth rate of the population; </w:t>
      </w: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oMath>
      <w:r>
        <w:t xml:space="preserve"> is stock biomass at year </w:t>
      </w:r>
      <w:r>
        <w:rPr>
          <w:i/>
        </w:rPr>
        <w:t>y</w:t>
      </w:r>
      <w:r>
        <w:t xml:space="preserve">; </w:t>
      </w:r>
      <w:r>
        <w:rPr>
          <w:i/>
        </w:rPr>
        <w:t>C</w:t>
      </w:r>
      <w:r>
        <w:rPr>
          <w:i/>
          <w:vertAlign w:val="subscript"/>
        </w:rPr>
        <w:t>y</w:t>
      </w:r>
      <w:r>
        <w:t xml:space="preserve"> is the catch in year </w:t>
      </w:r>
      <w:r>
        <w:rPr>
          <w:i/>
        </w:rPr>
        <w:t>y</w:t>
      </w:r>
      <w:r>
        <w:t xml:space="preserve">; </w:t>
      </w:r>
      <w:ins w:id="187" w:author="Chris Free" w:date="2023-02-13T19:10:00Z">
        <w:r w:rsidR="00CD0065">
          <w:t xml:space="preserve">and </w:t>
        </w:r>
      </w:ins>
      <w:r>
        <w:rPr>
          <w:i/>
        </w:rPr>
        <w:t>S</w:t>
      </w:r>
      <w:r>
        <w:rPr>
          <w:i/>
          <w:vertAlign w:val="subscript"/>
        </w:rPr>
        <w:t>y</w:t>
      </w:r>
      <w:r>
        <w:t xml:space="preserve"> is the stocked biomass in year </w:t>
      </w:r>
      <w:r>
        <w:rPr>
          <w:i/>
        </w:rPr>
        <w:t>y</w:t>
      </w:r>
      <w:r>
        <w:t xml:space="preserve">; The second quantity in equation (1) represents the surplus production in year </w:t>
      </w:r>
      <w:r>
        <w:rPr>
          <w:i/>
        </w:rPr>
        <w:t>y</w:t>
      </w:r>
      <w:r>
        <w:t xml:space="preserve"> where </w:t>
      </w:r>
      <w:r>
        <w:rPr>
          <w:i/>
        </w:rPr>
        <w:t>m</w:t>
      </w:r>
      <w:r>
        <w:t xml:space="preserve"> is a shape parameter that determines the </w:t>
      </w:r>
      <w:r>
        <w:rPr>
          <w:i/>
        </w:rPr>
        <w:t>B/k</w:t>
      </w:r>
      <w:r>
        <w:t xml:space="preserve"> ratio where maximum surplus production would be attained. When the shape parameter </w:t>
      </w:r>
      <w:r>
        <w:rPr>
          <w:i/>
        </w:rPr>
        <w:t>m</w:t>
      </w:r>
      <w:r>
        <w:t xml:space="preserve"> is two, the model is equivalent to the Schaefer surplus production model (citation), with the maximum surplus production attaining at half of the carrying capacity. The Pella-Tomlinson model is equivalent to the Fox model (citation) if shape parameter</w:t>
      </w:r>
      <w:r>
        <w:rPr>
          <w:i/>
        </w:rPr>
        <w:t xml:space="preserve"> m</w:t>
      </w:r>
      <w:r>
        <w:t xml:space="preserve"> approaches one, resulting in maximum surplus production attained when biomass equals 0.37</w:t>
      </w:r>
      <w:r>
        <w:rPr>
          <w:i/>
        </w:rPr>
        <w:t>k</w:t>
      </w:r>
      <w:r>
        <w:t xml:space="preserve">. </w:t>
      </w:r>
    </w:p>
    <w:p w14:paraId="441C2AEE" w14:textId="7052AE35" w:rsidR="00F265AA" w:rsidRDefault="00000000">
      <w:pPr>
        <w:ind w:left="220" w:right="220"/>
        <w:rPr>
          <w:i/>
        </w:rPr>
      </w:pPr>
      <w:r>
        <w:rPr>
          <w:i/>
        </w:rPr>
        <w:lastRenderedPageBreak/>
        <w:t xml:space="preserve">2.2 </w:t>
      </w:r>
      <w:ins w:id="188" w:author="Chris Free" w:date="2023-02-13T19:13:00Z">
        <w:r w:rsidR="00AF2D1E">
          <w:rPr>
            <w:i/>
          </w:rPr>
          <w:t>I</w:t>
        </w:r>
      </w:ins>
      <w:del w:id="189" w:author="Chris Free" w:date="2023-02-13T19:13:00Z">
        <w:r w:rsidDel="00AF2D1E">
          <w:rPr>
            <w:i/>
          </w:rPr>
          <w:delText>The i</w:delText>
        </w:r>
      </w:del>
      <w:r>
        <w:rPr>
          <w:i/>
        </w:rPr>
        <w:t xml:space="preserve">ncorporation of observation errors </w:t>
      </w:r>
    </w:p>
    <w:p w14:paraId="07A7BEA9" w14:textId="4036DB2B" w:rsidR="00F265AA" w:rsidRDefault="00000000">
      <w:pPr>
        <w:ind w:left="220" w:right="220"/>
      </w:pPr>
      <w:r>
        <w:t xml:space="preserve">We modified the Pella-Thomlinson surplus production model to address the issue of </w:t>
      </w:r>
      <w:del w:id="190" w:author="Chris Free" w:date="2023-02-13T19:08:00Z">
        <w:r w:rsidDel="00D55642">
          <w:delText xml:space="preserve">inconsecutive </w:delText>
        </w:r>
      </w:del>
      <w:ins w:id="191" w:author="Chris Free" w:date="2023-02-13T19:08:00Z">
        <w:r w:rsidR="00D55642">
          <w:t>n</w:t>
        </w:r>
      </w:ins>
      <w:ins w:id="192" w:author="Chris Free" w:date="2023-02-13T19:09:00Z">
        <w:r w:rsidR="00AF2D1E">
          <w:t>on</w:t>
        </w:r>
      </w:ins>
      <w:ins w:id="193" w:author="Chris Free" w:date="2023-02-13T19:08:00Z">
        <w:r w:rsidR="00D55642">
          <w:t xml:space="preserve">consecutive </w:t>
        </w:r>
      </w:ins>
      <w:r>
        <w:t>and imprecise data for relative abundance index and recreational harvests commonly faced in inland fisheries. The main modification to the model was that annual recreational harvests were not treated as known and accurate quantities, as assumed in the base model, but rather as observations subject</w:t>
      </w:r>
      <w:del w:id="194" w:author="Chris Free" w:date="2023-02-13T19:10:00Z">
        <w:r w:rsidDel="00AF2D1E">
          <w:delText>ed</w:delText>
        </w:r>
      </w:del>
      <w:r>
        <w:t xml:space="preserve"> to observation error. The inclusion of observation errors in </w:t>
      </w:r>
      <w:ins w:id="195" w:author="Chris Free" w:date="2023-02-13T19:10:00Z">
        <w:r w:rsidR="00AF2D1E">
          <w:t xml:space="preserve">the </w:t>
        </w:r>
      </w:ins>
      <w:r>
        <w:t>relative abundance index is, nevertheless, a standard practice. The modified model is written as follows:</w:t>
      </w:r>
    </w:p>
    <w:p w14:paraId="494A16D6" w14:textId="77777777" w:rsidR="00F265AA" w:rsidRDefault="00000000">
      <w:pPr>
        <w:ind w:left="220" w:right="220"/>
        <w:jc w:val="right"/>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r>
          <w:rPr>
            <w:rFonts w:ascii="Cambria Math" w:eastAsia="Cambria Math" w:hAnsi="Cambria Math" w:cs="Cambria Math"/>
          </w:rPr>
          <m:t>+</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r</m:t>
                </m:r>
              </m:num>
              <m:den>
                <m:r>
                  <w:rPr>
                    <w:rFonts w:ascii="Cambria Math" w:eastAsia="Cambria Math" w:hAnsi="Cambria Math" w:cs="Cambria Math"/>
                  </w:rPr>
                  <m:t>m-1</m:t>
                </m:r>
              </m:den>
            </m:f>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r>
              <w:rPr>
                <w:rFonts w:ascii="Cambria Math" w:eastAsia="Cambria Math" w:hAnsi="Cambria Math" w:cs="Cambria Math"/>
              </w:rPr>
              <m:t>(1-(</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num>
              <m:den>
                <m:r>
                  <w:rPr>
                    <w:rFonts w:ascii="Cambria Math" w:eastAsia="Cambria Math" w:hAnsi="Cambria Math" w:cs="Cambria Math"/>
                  </w:rPr>
                  <m:t>k</m:t>
                </m:r>
              </m:den>
            </m:f>
            <m:r>
              <w:rPr>
                <w:rFonts w:ascii="Cambria Math" w:eastAsia="Cambria Math" w:hAnsi="Cambria Math" w:cs="Cambria Math"/>
              </w:rPr>
              <m:t>)</m:t>
            </m:r>
          </m:e>
          <m:sup>
            <m:r>
              <w:rPr>
                <w:rFonts w:ascii="Cambria Math" w:eastAsia="Cambria Math" w:hAnsi="Cambria Math" w:cs="Cambria Math"/>
              </w:rPr>
              <m:t>m-1</m:t>
            </m:r>
          </m:sup>
        </m:s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y</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y</m:t>
            </m:r>
          </m:sub>
        </m:sSub>
      </m:oMath>
      <w:r>
        <w:t xml:space="preserve">      (2)</w:t>
      </w:r>
    </w:p>
    <w:p w14:paraId="3A5AE77C" w14:textId="77777777" w:rsidR="00F265AA" w:rsidRDefault="00000000">
      <w:pPr>
        <w:ind w:left="220" w:right="220"/>
        <w:jc w:val="right"/>
      </w:pPr>
      <m:oMath>
        <m:box>
          <m:boxPr>
            <m:opEmu m:val="1"/>
            <m:ctrlPr>
              <w:rPr>
                <w:rFonts w:ascii="Cambria Math" w:hAnsi="Cambria Math"/>
              </w:rPr>
            </m:ctrlPr>
          </m:boxPr>
          <m:e>
            <m:r>
              <w:rPr>
                <w:rFonts w:ascii="Cambria Math" w:hAnsi="Cambria Math"/>
              </w:rPr>
              <m:t>log</m:t>
            </m:r>
          </m:e>
        </m:box>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y</m:t>
                </m:r>
              </m:sub>
            </m:sSub>
          </m:e>
        </m:d>
        <m:r>
          <w:rPr>
            <w:rFonts w:ascii="Cambria Math" w:hAnsi="Cambria Math"/>
          </w:rPr>
          <m:t xml:space="preserve"> </m:t>
        </m:r>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q</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ȵ</m:t>
            </m:r>
          </m:e>
          <m:sub>
            <m:r>
              <w:rPr>
                <w:rFonts w:ascii="Cambria Math" w:eastAsia="Cambria Math" w:hAnsi="Cambria Math" w:cs="Cambria Math"/>
              </w:rPr>
              <m:t>y</m:t>
            </m:r>
          </m:sub>
        </m:sSub>
      </m:oMath>
      <w:r>
        <w:t xml:space="preserve">   when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y</m:t>
            </m:r>
          </m:sub>
        </m:sSub>
      </m:oMath>
      <w:r>
        <w:t xml:space="preserve"> is available              (3)</w:t>
      </w:r>
    </w:p>
    <w:p w14:paraId="4C6F4E6C" w14:textId="77777777" w:rsidR="00F265AA" w:rsidRDefault="00000000">
      <w:pPr>
        <w:ind w:left="220" w:right="220"/>
        <w:jc w:val="right"/>
      </w:pPr>
      <m:oMath>
        <m:box>
          <m:boxPr>
            <m:opEmu m:val="1"/>
            <m:ctrlPr>
              <w:rPr>
                <w:rFonts w:ascii="Cambria Math" w:hAnsi="Cambria Math"/>
              </w:rPr>
            </m:ctrlPr>
          </m:boxPr>
          <m:e>
            <m:r>
              <w:rPr>
                <w:rFonts w:ascii="Cambria Math" w:hAnsi="Cambria Math"/>
              </w:rPr>
              <m:t>log</m:t>
            </m:r>
          </m:e>
        </m:box>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y</m:t>
                </m:r>
              </m:sub>
            </m:sSub>
          </m:e>
        </m:d>
        <m:r>
          <w:rPr>
            <w:rFonts w:ascii="Cambria Math" w:hAnsi="Cambria Math"/>
          </w:rPr>
          <m:t xml:space="preserve"> </m:t>
        </m:r>
        <m:r>
          <w:rPr>
            <w:rFonts w:ascii="Cambria Math" w:eastAsia="Cambria Math" w:hAnsi="Cambria Math" w:cs="Cambria Math"/>
          </w:rPr>
          <m:t>=</m:t>
        </m:r>
        <m:box>
          <m:boxPr>
            <m:opEmu m:val="1"/>
            <m:ctrlPr>
              <w:rPr>
                <w:rFonts w:ascii="Cambria Math" w:eastAsia="Cambria Math" w:hAnsi="Cambria Math" w:cs="Cambria Math"/>
              </w:rPr>
            </m:ctrlPr>
          </m:boxPr>
          <m:e>
            <m:r>
              <w:rPr>
                <w:rFonts w:ascii="Cambria Math" w:eastAsia="Cambria Math" w:hAnsi="Cambria Math" w:cs="Cambria Math"/>
              </w:rPr>
              <m:t>log</m:t>
            </m:r>
          </m:e>
        </m:box>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y</m:t>
                    </m:r>
                  </m:sub>
                </m:sSub>
              </m:sup>
            </m:sSup>
            <m:r>
              <w:rPr>
                <w:rFonts w:ascii="Cambria Math" w:eastAsia="Cambria Math" w:hAnsi="Cambria Math" w:cs="Cambria Math"/>
              </w:rPr>
              <m:t>)</m:t>
            </m:r>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ε</m:t>
            </m:r>
          </m:e>
          <m:sub>
            <m:r>
              <w:rPr>
                <w:rFonts w:ascii="Cambria Math" w:eastAsia="Cambria Math" w:hAnsi="Cambria Math" w:cs="Cambria Math"/>
              </w:rPr>
              <m:t>y</m:t>
            </m:r>
          </m:sub>
        </m:sSub>
      </m:oMath>
      <w:r>
        <w:rPr>
          <w:i/>
        </w:rPr>
        <w:t xml:space="preserve"> </w:t>
      </w:r>
      <w:r>
        <w:t xml:space="preserve">when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y</m:t>
            </m:r>
          </m:sub>
        </m:sSub>
      </m:oMath>
      <w:r>
        <w:t xml:space="preserve"> is available</w:t>
      </w:r>
      <w:r>
        <w:rPr>
          <w:i/>
        </w:rPr>
        <w:t xml:space="preserve">             </w:t>
      </w:r>
      <w:r>
        <w:t>(4)</w:t>
      </w:r>
    </w:p>
    <w:p w14:paraId="65205EEC" w14:textId="77777777" w:rsidR="00F265AA" w:rsidRDefault="00000000">
      <w:pPr>
        <w:ind w:left="220" w:right="220"/>
      </w:pPr>
      <w:r>
        <w:t xml:space="preserve">where </w:t>
      </w:r>
      <m:oMath>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y</m:t>
            </m:r>
          </m:sub>
        </m:sSub>
      </m:oMath>
      <w:r>
        <w:t xml:space="preserve"> is the instantaneous recreational fishing mortality in year </w:t>
      </w:r>
      <w:r>
        <w:rPr>
          <w:i/>
        </w:rPr>
        <w:t>y</w:t>
      </w:r>
      <w:r>
        <w:t xml:space="preserve">; </w:t>
      </w:r>
      <m:oMath>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y</m:t>
            </m:r>
          </m:sub>
        </m:sSub>
      </m:oMath>
      <w:r>
        <w:t xml:space="preserve"> is the tribal harvest in year </w:t>
      </w:r>
      <w:r>
        <w:rPr>
          <w:i/>
        </w:rPr>
        <w:t>y</w:t>
      </w:r>
      <w:r>
        <w:t xml:space="preserve">; </w:t>
      </w:r>
      <w:r>
        <w:rPr>
          <w:i/>
        </w:rPr>
        <w:t>I</w:t>
      </w:r>
      <w:r>
        <w:rPr>
          <w:i/>
          <w:vertAlign w:val="subscript"/>
        </w:rPr>
        <w:t>y</w:t>
      </w:r>
      <w:r>
        <w:t xml:space="preserve"> is the relative abundance index in year </w:t>
      </w:r>
      <w:r>
        <w:rPr>
          <w:i/>
        </w:rPr>
        <w:t>y</w:t>
      </w:r>
      <w:r>
        <w:t xml:space="preserve">; </w:t>
      </w:r>
      <w:r>
        <w:rPr>
          <w:i/>
        </w:rPr>
        <w:t>q</w:t>
      </w:r>
      <w:r>
        <w:t xml:space="preserve"> is the catchability coefficient; </w:t>
      </w:r>
      <w:r>
        <w:rPr>
          <w:i/>
        </w:rPr>
        <w:t>C</w:t>
      </w:r>
      <w:r>
        <w:rPr>
          <w:i/>
          <w:vertAlign w:val="subscript"/>
        </w:rPr>
        <w:t>y</w:t>
      </w:r>
      <w:r>
        <w:t xml:space="preserve"> is the recreational harvest in year </w:t>
      </w:r>
      <w:r>
        <w:rPr>
          <w:i/>
        </w:rPr>
        <w:t>y</w:t>
      </w:r>
      <w:r>
        <w:t xml:space="preserve">; </w:t>
      </w:r>
      <w:r>
        <w:rPr>
          <w:i/>
        </w:rPr>
        <w:t>ȵ</w:t>
      </w:r>
      <w:r>
        <w:rPr>
          <w:i/>
          <w:vertAlign w:val="subscript"/>
        </w:rPr>
        <w:t>y</w:t>
      </w:r>
      <w:r>
        <w:t xml:space="preserve"> and </w:t>
      </w:r>
      <m:oMath>
        <m:sSub>
          <m:sSubPr>
            <m:ctrlPr>
              <w:rPr>
                <w:rFonts w:ascii="Cambria Math" w:eastAsia="Cambria Math" w:hAnsi="Cambria Math" w:cs="Cambria Math"/>
              </w:rPr>
            </m:ctrlPr>
          </m:sSubPr>
          <m:e>
            <m:r>
              <w:rPr>
                <w:rFonts w:ascii="Cambria Math" w:hAnsi="Cambria Math"/>
              </w:rPr>
              <m:t>ε</m:t>
            </m:r>
          </m:e>
          <m:sub>
            <m:r>
              <w:rPr>
                <w:rFonts w:ascii="Cambria Math" w:eastAsia="Cambria Math" w:hAnsi="Cambria Math" w:cs="Cambria Math"/>
              </w:rPr>
              <m:t>y</m:t>
            </m:r>
          </m:sub>
        </m:sSub>
      </m:oMath>
      <w:r>
        <w:t xml:space="preserve"> are observation errors for relative abundance index and recreational harvests. The observation errors are assumed to follow normal distributions, i.e., </w:t>
      </w:r>
      <m:oMath>
        <m:sSub>
          <m:sSubPr>
            <m:ctrlPr>
              <w:rPr>
                <w:rFonts w:ascii="Cambria Math" w:eastAsia="Cambria Math" w:hAnsi="Cambria Math" w:cs="Cambria Math"/>
              </w:rPr>
            </m:ctrlPr>
          </m:sSubPr>
          <m:e>
            <m:r>
              <w:rPr>
                <w:rFonts w:ascii="Cambria Math" w:eastAsia="Cambria Math" w:hAnsi="Cambria Math" w:cs="Cambria Math"/>
              </w:rPr>
              <m:t>ȵ</m:t>
            </m:r>
          </m:e>
          <m:sub>
            <m:r>
              <w:rPr>
                <w:rFonts w:ascii="Cambria Math" w:eastAsia="Cambria Math" w:hAnsi="Cambria Math" w:cs="Cambria Math"/>
              </w:rPr>
              <m:t>y</m:t>
            </m:r>
          </m:sub>
        </m:sSub>
        <m:r>
          <w:rPr>
            <w:rFonts w:ascii="Cambria Math" w:eastAsia="Cambria Math" w:hAnsi="Cambria Math" w:cs="Cambria Math"/>
          </w:rPr>
          <m:t xml:space="preserve">~N(0, </m:t>
        </m:r>
        <m:sSubSup>
          <m:sSubSupPr>
            <m:ctrlPr>
              <w:rPr>
                <w:rFonts w:ascii="Cambria Math" w:eastAsia="Cambria Math" w:hAnsi="Cambria Math" w:cs="Cambria Math"/>
                <w:vertAlign w:val="superscript"/>
              </w:rPr>
            </m:ctrlPr>
          </m:sSubSupPr>
          <m:e>
            <m:r>
              <w:rPr>
                <w:rFonts w:ascii="Cambria Math" w:eastAsia="Cambria Math" w:hAnsi="Cambria Math" w:cs="Cambria Math"/>
              </w:rPr>
              <m:t>σ</m:t>
            </m:r>
          </m:e>
          <m:sub>
            <m:r>
              <w:rPr>
                <w:rFonts w:ascii="Cambria Math" w:eastAsia="Cambria Math" w:hAnsi="Cambria Math" w:cs="Cambria Math"/>
              </w:rPr>
              <m:t>ȵ</m:t>
            </m:r>
          </m:sub>
          <m:sup>
            <m:r>
              <w:rPr>
                <w:rFonts w:ascii="Cambria Math" w:eastAsia="Cambria Math" w:hAnsi="Cambria Math" w:cs="Cambria Math"/>
                <w:vertAlign w:val="superscript"/>
              </w:rPr>
              <m:t>2</m:t>
            </m:r>
          </m:sup>
        </m:sSubSup>
        <m:r>
          <w:rPr>
            <w:rFonts w:ascii="Cambria Math" w:eastAsia="Cambria Math" w:hAnsi="Cambria Math" w:cs="Cambria Math"/>
          </w:rPr>
          <m:t>)</m:t>
        </m:r>
      </m:oMath>
      <w:r>
        <w:t xml:space="preserve">, and </w:t>
      </w:r>
      <m:oMath>
        <m:sSub>
          <m:sSubPr>
            <m:ctrlPr>
              <w:rPr>
                <w:rFonts w:ascii="Cambria Math" w:eastAsia="Cambria Math" w:hAnsi="Cambria Math" w:cs="Cambria Math"/>
              </w:rPr>
            </m:ctrlPr>
          </m:sSubPr>
          <m:e>
            <m:r>
              <w:rPr>
                <w:rFonts w:ascii="Cambria Math" w:hAnsi="Cambria Math"/>
              </w:rPr>
              <m:t>ε</m:t>
            </m:r>
          </m:e>
          <m:sub>
            <m:r>
              <w:rPr>
                <w:rFonts w:ascii="Cambria Math" w:eastAsia="Cambria Math" w:hAnsi="Cambria Math" w:cs="Cambria Math"/>
              </w:rPr>
              <m:t>y</m:t>
            </m:r>
          </m:sub>
        </m:sSub>
        <m:r>
          <w:rPr>
            <w:rFonts w:ascii="Cambria Math" w:eastAsia="Cambria Math" w:hAnsi="Cambria Math" w:cs="Cambria Math"/>
          </w:rPr>
          <m:t xml:space="preserve">~N(0, </m:t>
        </m:r>
        <m:sSubSup>
          <m:sSubSupPr>
            <m:ctrlPr>
              <w:rPr>
                <w:rFonts w:ascii="Cambria Math" w:eastAsia="Cambria Math" w:hAnsi="Cambria Math" w:cs="Cambria Math"/>
                <w:vertAlign w:val="superscript"/>
              </w:rPr>
            </m:ctrlPr>
          </m:sSubSupPr>
          <m:e>
            <m:r>
              <w:rPr>
                <w:rFonts w:ascii="Cambria Math" w:eastAsia="Cambria Math" w:hAnsi="Cambria Math" w:cs="Cambria Math"/>
              </w:rPr>
              <m:t>σ</m:t>
            </m:r>
          </m:e>
          <m:sub>
            <m:r>
              <w:rPr>
                <w:rFonts w:ascii="Cambria Math" w:eastAsia="Cambria Math" w:hAnsi="Cambria Math" w:cs="Cambria Math"/>
              </w:rPr>
              <m:t>ε</m:t>
            </m:r>
          </m:sub>
          <m:sup>
            <m:r>
              <w:rPr>
                <w:rFonts w:ascii="Cambria Math" w:eastAsia="Cambria Math" w:hAnsi="Cambria Math" w:cs="Cambria Math"/>
                <w:vertAlign w:val="superscript"/>
              </w:rPr>
              <m:t>2</m:t>
            </m:r>
          </m:sup>
        </m:sSubSup>
        <m:r>
          <w:rPr>
            <w:rFonts w:ascii="Cambria Math" w:eastAsia="Cambria Math" w:hAnsi="Cambria Math" w:cs="Cambria Math"/>
          </w:rPr>
          <m:t>)</m:t>
        </m:r>
      </m:oMath>
      <w:r>
        <w:t xml:space="preserve">where </w:t>
      </w:r>
      <m:oMath>
        <m:sSubSup>
          <m:sSubSupPr>
            <m:ctrlPr>
              <w:rPr>
                <w:rFonts w:ascii="Cambria Math" w:eastAsia="Cambria Math" w:hAnsi="Cambria Math" w:cs="Cambria Math"/>
                <w:vertAlign w:val="superscript"/>
              </w:rPr>
            </m:ctrlPr>
          </m:sSubSupPr>
          <m:e>
            <m:r>
              <w:rPr>
                <w:rFonts w:ascii="Cambria Math" w:hAnsi="Cambria Math"/>
              </w:rPr>
              <m:t>σ</m:t>
            </m:r>
          </m:e>
          <m:sub>
            <m:r>
              <w:rPr>
                <w:rFonts w:ascii="Cambria Math" w:eastAsia="Cambria Math" w:hAnsi="Cambria Math" w:cs="Cambria Math"/>
              </w:rPr>
              <m:t>ȵ</m:t>
            </m:r>
          </m:sub>
          <m:sup>
            <m:r>
              <w:rPr>
                <w:rFonts w:ascii="Cambria Math" w:eastAsia="Cambria Math" w:hAnsi="Cambria Math" w:cs="Cambria Math"/>
                <w:vertAlign w:val="superscript"/>
              </w:rPr>
              <m:t>2</m:t>
            </m:r>
          </m:sup>
        </m:sSubSup>
      </m:oMath>
      <w:r>
        <w:t xml:space="preserve"> and </w:t>
      </w:r>
      <m:oMath>
        <m:sSubSup>
          <m:sSubSupPr>
            <m:ctrlPr>
              <w:rPr>
                <w:rFonts w:ascii="Cambria Math" w:eastAsia="Cambria Math" w:hAnsi="Cambria Math" w:cs="Cambria Math"/>
                <w:vertAlign w:val="superscript"/>
              </w:rPr>
            </m:ctrlPr>
          </m:sSubSupPr>
          <m:e>
            <m:r>
              <w:rPr>
                <w:rFonts w:ascii="Cambria Math" w:hAnsi="Cambria Math"/>
              </w:rPr>
              <m:t>σ</m:t>
            </m:r>
          </m:e>
          <m:sub>
            <m:r>
              <w:rPr>
                <w:rFonts w:ascii="Cambria Math" w:hAnsi="Cambria Math"/>
              </w:rPr>
              <m:t>ε</m:t>
            </m:r>
          </m:sub>
          <m:sup>
            <m:r>
              <w:rPr>
                <w:rFonts w:ascii="Cambria Math" w:eastAsia="Cambria Math" w:hAnsi="Cambria Math" w:cs="Cambria Math"/>
                <w:vertAlign w:val="superscript"/>
              </w:rPr>
              <m:t>2</m:t>
            </m:r>
          </m:sup>
        </m:sSubSup>
      </m:oMath>
      <w:r>
        <w:t>are the variances of the respective observation errors. The other parameters are the same as in the base Pella-Thomlinson model described in equation (1).</w:t>
      </w:r>
    </w:p>
    <w:p w14:paraId="25E66DD6" w14:textId="77777777" w:rsidR="00F265AA" w:rsidRDefault="00000000">
      <w:pPr>
        <w:ind w:left="220" w:right="220"/>
        <w:rPr>
          <w:i/>
        </w:rPr>
      </w:pPr>
      <w:r>
        <w:rPr>
          <w:i/>
        </w:rPr>
        <w:t>2.3 Temperature-dependent extension</w:t>
      </w:r>
    </w:p>
    <w:p w14:paraId="14106603" w14:textId="4CC90840" w:rsidR="00F265AA" w:rsidRDefault="00000000">
      <w:pPr>
        <w:ind w:left="220" w:right="220"/>
      </w:pPr>
      <w:r>
        <w:t xml:space="preserve">We then incorporated a multiplicative temperature effect term into the </w:t>
      </w:r>
      <w:del w:id="196" w:author="Chris Free" w:date="2023-02-13T19:12:00Z">
        <w:r w:rsidDel="00AF2D1E">
          <w:delText xml:space="preserve">dynamic </w:delText>
        </w:r>
      </w:del>
      <w:r>
        <w:t>model to quantify the effect of warming on surplus production. The modified temperature-dependent surplus production model is written as follows:</w:t>
      </w:r>
    </w:p>
    <w:p w14:paraId="54264E91" w14:textId="77777777" w:rsidR="00F265AA" w:rsidRDefault="00000000">
      <w:pPr>
        <w:ind w:left="220" w:right="220"/>
        <w:jc w:val="right"/>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r>
          <w:rPr>
            <w:rFonts w:ascii="Cambria Math" w:eastAsia="Cambria Math" w:hAnsi="Cambria Math" w:cs="Cambria Math"/>
          </w:rPr>
          <m:t>+</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r</m:t>
                </m:r>
              </m:num>
              <m:den>
                <m:r>
                  <w:rPr>
                    <w:rFonts w:ascii="Cambria Math" w:eastAsia="Cambria Math" w:hAnsi="Cambria Math" w:cs="Cambria Math"/>
                  </w:rPr>
                  <m:t>m-1</m:t>
                </m:r>
              </m:den>
            </m:f>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r>
              <w:rPr>
                <w:rFonts w:ascii="Cambria Math" w:eastAsia="Cambria Math" w:hAnsi="Cambria Math" w:cs="Cambria Math"/>
              </w:rPr>
              <m:t>(1-(</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num>
              <m:den>
                <m:r>
                  <w:rPr>
                    <w:rFonts w:ascii="Cambria Math" w:eastAsia="Cambria Math" w:hAnsi="Cambria Math" w:cs="Cambria Math"/>
                  </w:rPr>
                  <m:t>k</m:t>
                </m:r>
              </m:den>
            </m:f>
            <m:r>
              <w:rPr>
                <w:rFonts w:ascii="Cambria Math" w:eastAsia="Cambria Math" w:hAnsi="Cambria Math" w:cs="Cambria Math"/>
              </w:rPr>
              <m:t>)</m:t>
            </m:r>
          </m:e>
          <m:sup>
            <m:r>
              <w:rPr>
                <w:rFonts w:ascii="Cambria Math" w:eastAsia="Cambria Math" w:hAnsi="Cambria Math" w:cs="Cambria Math"/>
              </w:rPr>
              <m:t>m-1</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GDD</m:t>
                </m:r>
              </m:e>
              <m:sub>
                <m:r>
                  <w:rPr>
                    <w:rFonts w:ascii="Cambria Math" w:eastAsia="Cambria Math" w:hAnsi="Cambria Math" w:cs="Cambria Math"/>
                  </w:rPr>
                  <m:t>y</m:t>
                </m:r>
              </m:sub>
            </m:sSub>
            <m:r>
              <w:rPr>
                <w:rFonts w:ascii="Cambria Math" w:eastAsia="Cambria Math" w:hAnsi="Cambria Math" w:cs="Cambria Math"/>
              </w:rPr>
              <m:t>×θ</m:t>
            </m:r>
          </m:sup>
        </m:s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y</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y</m:t>
            </m:r>
          </m:sub>
        </m:sSub>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y</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y</m:t>
            </m:r>
          </m:sub>
        </m:sSub>
      </m:oMath>
      <w:r>
        <w:t xml:space="preserve">   (5)</w:t>
      </w:r>
    </w:p>
    <w:p w14:paraId="5CA0E378" w14:textId="73D8D7DB" w:rsidR="00F265AA" w:rsidRDefault="00000000">
      <w:pPr>
        <w:ind w:left="220" w:right="220"/>
        <w:rPr>
          <w:i/>
        </w:rPr>
      </w:pPr>
      <w:r>
        <w:t xml:space="preserve">where </w:t>
      </w:r>
      <m:oMath>
        <m:r>
          <w:rPr>
            <w:rFonts w:ascii="Cambria Math" w:hAnsi="Cambria Math"/>
          </w:rPr>
          <m:t>θ</m:t>
        </m:r>
      </m:oMath>
      <w:r>
        <w:t xml:space="preserve"> is the parameter of warming effect</w:t>
      </w:r>
      <w:ins w:id="197" w:author="Chris Free" w:date="2023-02-13T19:14:00Z">
        <w:r w:rsidR="00D2163D">
          <w:t xml:space="preserve"> and</w:t>
        </w:r>
      </w:ins>
      <w:del w:id="198" w:author="Chris Free" w:date="2023-02-13T19:14:00Z">
        <w:r w:rsidDel="00D2163D">
          <w:delText>;</w:delText>
        </w:r>
      </w:del>
      <w:r>
        <w:t xml:space="preserve"> </w:t>
      </w:r>
      <m:oMath>
        <m:sSub>
          <m:sSubPr>
            <m:ctrlPr>
              <w:rPr>
                <w:rFonts w:ascii="Cambria Math" w:eastAsia="Cambria Math" w:hAnsi="Cambria Math" w:cs="Cambria Math"/>
              </w:rPr>
            </m:ctrlPr>
          </m:sSubPr>
          <m:e>
            <m:r>
              <w:rPr>
                <w:rFonts w:ascii="Cambria Math" w:eastAsia="Cambria Math" w:hAnsi="Cambria Math" w:cs="Cambria Math"/>
              </w:rPr>
              <m:t>GDD</m:t>
            </m:r>
          </m:e>
          <m:sub>
            <m:r>
              <w:rPr>
                <w:rFonts w:ascii="Cambria Math" w:eastAsia="Cambria Math" w:hAnsi="Cambria Math" w:cs="Cambria Math"/>
              </w:rPr>
              <m:t>y</m:t>
            </m:r>
          </m:sub>
        </m:sSub>
      </m:oMath>
      <w:r>
        <w:t xml:space="preserve"> represents the growing degree days in year </w:t>
      </w:r>
      <w:r>
        <w:rPr>
          <w:i/>
        </w:rPr>
        <w:t>y</w:t>
      </w:r>
      <w:r>
        <w:t xml:space="preserve">. </w:t>
      </w:r>
      <m:oMath>
        <m:sSub>
          <m:sSubPr>
            <m:ctrlPr>
              <w:rPr>
                <w:rFonts w:ascii="Cambria Math" w:eastAsia="Cambria Math" w:hAnsi="Cambria Math" w:cs="Cambria Math"/>
              </w:rPr>
            </m:ctrlPr>
          </m:sSubPr>
          <m:e>
            <m:r>
              <w:rPr>
                <w:rFonts w:ascii="Cambria Math" w:eastAsia="Cambria Math" w:hAnsi="Cambria Math" w:cs="Cambria Math"/>
              </w:rPr>
              <m:t>GDD</m:t>
            </m:r>
          </m:e>
          <m:sub>
            <m:r>
              <w:rPr>
                <w:rFonts w:ascii="Cambria Math" w:eastAsia="Cambria Math" w:hAnsi="Cambria Math" w:cs="Cambria Math"/>
              </w:rPr>
              <m:t>y</m:t>
            </m:r>
          </m:sub>
        </m:sSub>
      </m:oMath>
      <w:r>
        <w:t xml:space="preserve"> is standardized and centered on the mean, so that </w:t>
      </w:r>
      <w:ins w:id="199" w:author="Chris Free" w:date="2023-02-13T19:14:00Z">
        <w:r w:rsidR="00D2163D">
          <w:t xml:space="preserve">a </w:t>
        </w:r>
      </w:ins>
      <w:r>
        <w:t>positive</w:t>
      </w:r>
      <w:r>
        <w:rPr>
          <w:i/>
        </w:rPr>
        <w:t xml:space="preserve"> </w:t>
      </w:r>
      <m:oMath>
        <m:r>
          <w:rPr>
            <w:rFonts w:ascii="Cambria Math" w:hAnsi="Cambria Math"/>
          </w:rPr>
          <m:t>θ</m:t>
        </m:r>
      </m:oMath>
      <w:r>
        <w:t xml:space="preserve"> suggests positive impact of warming on surplus production and vice versa. The other parameters are the same as in equation (2).</w:t>
      </w:r>
    </w:p>
    <w:p w14:paraId="234367C9" w14:textId="77777777" w:rsidR="00F265AA" w:rsidRDefault="00000000">
      <w:pPr>
        <w:ind w:left="220" w:right="220"/>
        <w:rPr>
          <w:i/>
        </w:rPr>
      </w:pPr>
      <w:r>
        <w:rPr>
          <w:i/>
        </w:rPr>
        <w:t>2.4 Reparameterization</w:t>
      </w:r>
    </w:p>
    <w:p w14:paraId="6BF140CA" w14:textId="30D4B268" w:rsidR="00F265AA" w:rsidRDefault="00000000">
      <w:pPr>
        <w:ind w:left="220" w:right="220"/>
      </w:pPr>
      <w:r>
        <w:t xml:space="preserve">Finally, we reparametrized the </w:t>
      </w:r>
      <w:del w:id="200" w:author="Chris Free" w:date="2023-02-13T19:14:00Z">
        <w:r w:rsidDel="00D2163D">
          <w:delText xml:space="preserve">population dynamics </w:delText>
        </w:r>
      </w:del>
      <w:r>
        <w:t>model by replacing biomass (</w:t>
      </w:r>
      <w:r>
        <w:rPr>
          <w:i/>
        </w:rPr>
        <w:t>B</w:t>
      </w:r>
      <w:r>
        <w:t xml:space="preserve">) with the ratio of biomass over </w:t>
      </w:r>
      <w:r>
        <w:rPr>
          <w:i/>
        </w:rPr>
        <w:t>k</w:t>
      </w:r>
      <w:r>
        <w:t xml:space="preserve"> (i.e., depletion</w:t>
      </w:r>
      <w:del w:id="201" w:author="Chris Free" w:date="2023-02-13T19:14:00Z">
        <w:r w:rsidDel="00D2163D">
          <w:delText xml:space="preserve"> rate</w:delText>
        </w:r>
      </w:del>
      <w:r>
        <w:t>) to improve the performance of model fitting (). The reparametrized model is written as follows:</w:t>
      </w:r>
    </w:p>
    <w:p w14:paraId="214F7D1F" w14:textId="77777777" w:rsidR="00F265AA" w:rsidRDefault="00000000">
      <w:pPr>
        <w:ind w:left="220" w:right="220"/>
        <w:jc w:val="right"/>
      </w:pP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y+1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y</m:t>
            </m:r>
          </m:sub>
        </m:sSub>
        <m:r>
          <w:rPr>
            <w:rFonts w:ascii="Cambria Math" w:eastAsia="Cambria Math" w:hAnsi="Cambria Math" w:cs="Cambria Math"/>
          </w:rPr>
          <m:t>+</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r</m:t>
                </m:r>
              </m:num>
              <m:den>
                <m:r>
                  <w:rPr>
                    <w:rFonts w:ascii="Cambria Math" w:eastAsia="Cambria Math" w:hAnsi="Cambria Math" w:cs="Cambria Math"/>
                  </w:rPr>
                  <m:t>m-1</m:t>
                </m:r>
              </m:den>
            </m:f>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y</m:t>
                </m:r>
              </m:sub>
            </m:sSub>
            <m:r>
              <w:rPr>
                <w:rFonts w:ascii="Cambria Math" w:eastAsia="Cambria Math" w:hAnsi="Cambria Math" w:cs="Cambria Math"/>
              </w:rPr>
              <m:t>(1-</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y</m:t>
                </m:r>
              </m:sub>
            </m:sSub>
          </m:e>
          <m:sup>
            <m:r>
              <w:rPr>
                <w:rFonts w:ascii="Cambria Math" w:eastAsia="Cambria Math" w:hAnsi="Cambria Math" w:cs="Cambria Math"/>
              </w:rPr>
              <m:t>m-1</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GDD</m:t>
                </m:r>
              </m:e>
              <m:sub>
                <m:r>
                  <w:rPr>
                    <w:rFonts w:ascii="Cambria Math" w:eastAsia="Cambria Math" w:hAnsi="Cambria Math" w:cs="Cambria Math"/>
                  </w:rPr>
                  <m:t>y</m:t>
                </m:r>
              </m:sub>
            </m:sSub>
            <m:r>
              <w:rPr>
                <w:rFonts w:ascii="Cambria Math" w:eastAsia="Cambria Math" w:hAnsi="Cambria Math" w:cs="Cambria Math"/>
              </w:rPr>
              <m:t>×θ</m:t>
            </m:r>
          </m:sup>
        </m:sSup>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y</m:t>
                </m:r>
              </m:sub>
            </m:sSub>
          </m:num>
          <m:den>
            <m:r>
              <w:rPr>
                <w:rFonts w:ascii="Cambria Math" w:eastAsia="Cambria Math" w:hAnsi="Cambria Math" w:cs="Cambria Math"/>
              </w:rPr>
              <m:t>k</m:t>
            </m:r>
          </m:den>
        </m:f>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y</m:t>
            </m:r>
          </m:sub>
        </m:sSub>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y</m:t>
                    </m:r>
                  </m:sub>
                </m:sSub>
              </m:sup>
            </m:sSup>
          </m:e>
        </m:d>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H</m:t>
                </m:r>
              </m:e>
              <m:sub>
                <m:r>
                  <w:rPr>
                    <w:rFonts w:ascii="Cambria Math" w:eastAsia="Cambria Math" w:hAnsi="Cambria Math" w:cs="Cambria Math"/>
                  </w:rPr>
                  <m:t>y</m:t>
                </m:r>
              </m:sub>
            </m:sSub>
          </m:num>
          <m:den>
            <m:r>
              <w:rPr>
                <w:rFonts w:ascii="Cambria Math" w:eastAsia="Cambria Math" w:hAnsi="Cambria Math" w:cs="Cambria Math"/>
              </w:rPr>
              <m:t>k</m:t>
            </m:r>
          </m:den>
        </m:f>
      </m:oMath>
      <w:r>
        <w:t xml:space="preserve">      (6)</w:t>
      </w:r>
    </w:p>
    <w:p w14:paraId="017FCBEF" w14:textId="444EDC58" w:rsidR="00F265AA" w:rsidRDefault="00000000">
      <w:pPr>
        <w:ind w:left="220" w:right="220"/>
        <w:rPr>
          <w:i/>
        </w:rPr>
      </w:pPr>
      <w:r>
        <w:t xml:space="preserve">where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y</m:t>
            </m:r>
          </m:sub>
        </m:sSub>
      </m:oMath>
      <w:r>
        <w:t xml:space="preserve"> is the depletion </w:t>
      </w:r>
      <w:del w:id="202" w:author="Chris Free" w:date="2023-02-13T19:15:00Z">
        <w:r w:rsidDel="00D2163D">
          <w:delText xml:space="preserve">rate </w:delText>
        </w:r>
      </w:del>
      <w:r>
        <w:t xml:space="preserve">in year </w:t>
      </w:r>
      <w:r>
        <w:rPr>
          <w:i/>
        </w:rPr>
        <w:t>y</w:t>
      </w:r>
      <w:r>
        <w:t>. The other parameters are the same as in equation (5).</w:t>
      </w:r>
    </w:p>
    <w:p w14:paraId="1EBF2FBF" w14:textId="77777777" w:rsidR="00F265AA" w:rsidRDefault="00000000">
      <w:pPr>
        <w:ind w:left="220" w:right="220"/>
        <w:rPr>
          <w:i/>
        </w:rPr>
      </w:pPr>
      <w:r>
        <w:rPr>
          <w:i/>
        </w:rPr>
        <w:t>3. Model fitting</w:t>
      </w:r>
    </w:p>
    <w:p w14:paraId="27977467" w14:textId="77777777" w:rsidR="00F265AA" w:rsidRDefault="00000000">
      <w:pPr>
        <w:ind w:left="220" w:right="220"/>
        <w:rPr>
          <w:i/>
        </w:rPr>
      </w:pPr>
      <w:r>
        <w:rPr>
          <w:i/>
        </w:rPr>
        <w:t xml:space="preserve">3.1 Prior distributions specification </w:t>
      </w:r>
    </w:p>
    <w:p w14:paraId="7859535E" w14:textId="519953F5" w:rsidR="00F265AA" w:rsidRDefault="00000000">
      <w:pPr>
        <w:ind w:left="220" w:right="220"/>
      </w:pPr>
      <w:r>
        <w:t xml:space="preserve">The model parameters were estimated using a Bayesian approach. We used non-informative or weak-informative prior distributions for all parameters. The prior ranges for the intrinsic growth rate </w:t>
      </w:r>
      <w:r>
        <w:rPr>
          <w:i/>
        </w:rPr>
        <w:t>r</w:t>
      </w:r>
      <w:r>
        <w:t xml:space="preserve"> were determined based on species-specific </w:t>
      </w:r>
      <w:ins w:id="203" w:author="Chris Free" w:date="2023-02-13T19:15:00Z">
        <w:r w:rsidR="00AF5457">
          <w:t>estima</w:t>
        </w:r>
      </w:ins>
      <w:ins w:id="204" w:author="Chris Free" w:date="2023-02-13T19:16:00Z">
        <w:r w:rsidR="00AF5457">
          <w:t xml:space="preserve">tes of </w:t>
        </w:r>
      </w:ins>
      <w:r>
        <w:t>resilience, which describe the capacity of a population to recover to its original state after disturbance (</w:t>
      </w:r>
      <w:del w:id="205" w:author="Chris Free" w:date="2023-02-13T19:16:00Z">
        <w:r w:rsidDel="00AF5457">
          <w:delText xml:space="preserve">see </w:delText>
        </w:r>
      </w:del>
      <w:r>
        <w:t>Tab</w:t>
      </w:r>
      <w:ins w:id="206" w:author="Chris Free" w:date="2023-02-13T19:16:00Z">
        <w:r w:rsidR="00AF5457">
          <w:t xml:space="preserve">le </w:t>
        </w:r>
      </w:ins>
      <w:del w:id="207" w:author="Chris Free" w:date="2023-02-13T19:16:00Z">
        <w:r w:rsidDel="00AF5457">
          <w:delText>.</w:delText>
        </w:r>
      </w:del>
      <w:r>
        <w:t>S2</w:t>
      </w:r>
      <w:del w:id="208" w:author="Chris Free" w:date="2023-02-13T19:16:00Z">
        <w:r w:rsidDel="00AF5457">
          <w:delText xml:space="preserve"> in the Supplementary Materials for resilience level of each species and the corresponding prior range for </w:delText>
        </w:r>
        <w:r w:rsidDel="00AF5457">
          <w:rPr>
            <w:i/>
          </w:rPr>
          <w:delText>r</w:delText>
        </w:r>
      </w:del>
      <w:r>
        <w:t xml:space="preserve">). For the carrying capacity </w:t>
      </w:r>
      <w:r>
        <w:rPr>
          <w:i/>
        </w:rPr>
        <w:t>k</w:t>
      </w:r>
      <w:r>
        <w:t>, the lower bound of the range was set equal to the maximum harvest, and the upper bound was 10,000 times the maximum harvest. Since the log-normal prior was considered to have better convergence properties than the uniform prior (), the ranges were converted into log-normal priors with the mean and standard deviation calculated by the following functions:</w:t>
      </w:r>
    </w:p>
    <w:p w14:paraId="15E02B55" w14:textId="77777777" w:rsidR="00F265AA" w:rsidRDefault="00000000">
      <w:pPr>
        <w:ind w:left="220" w:right="220"/>
        <w:jc w:val="right"/>
      </w:pPr>
      <m:oMath>
        <m:r>
          <w:rPr>
            <w:rFonts w:ascii="Cambria Math" w:eastAsia="Cambria Math" w:hAnsi="Cambria Math" w:cs="Cambria Math"/>
          </w:rPr>
          <w:lastRenderedPageBreak/>
          <m:t>mean = log(</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min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max</m:t>
                </m:r>
              </m:sub>
            </m:sSub>
          </m:num>
          <m:den>
            <m:r>
              <w:rPr>
                <w:rFonts w:ascii="Cambria Math" w:eastAsia="Cambria Math" w:hAnsi="Cambria Math" w:cs="Cambria Math"/>
              </w:rPr>
              <m:t>2</m:t>
            </m:r>
          </m:den>
        </m:f>
        <m:r>
          <w:rPr>
            <w:rFonts w:ascii="Cambria Math" w:eastAsia="Cambria Math" w:hAnsi="Cambria Math" w:cs="Cambria Math"/>
          </w:rPr>
          <m:t>)</m:t>
        </m:r>
      </m:oMath>
      <w:r>
        <w:t xml:space="preserve">                                (7)</w:t>
      </w:r>
    </w:p>
    <w:p w14:paraId="53EB2695" w14:textId="77777777" w:rsidR="00F265AA" w:rsidRDefault="00000000">
      <w:pPr>
        <w:ind w:left="220" w:right="220"/>
        <w:jc w:val="right"/>
      </w:pPr>
      <m:oMath>
        <m:r>
          <w:rPr>
            <w:rFonts w:ascii="Cambria Math" w:eastAsia="Cambria Math" w:hAnsi="Cambria Math" w:cs="Cambria Math"/>
          </w:rPr>
          <m:t xml:space="preserve">standard deviation= </m:t>
        </m:r>
        <m:f>
          <m:fPr>
            <m:ctrlPr>
              <w:rPr>
                <w:rFonts w:ascii="Cambria Math" w:eastAsia="Cambria Math" w:hAnsi="Cambria Math" w:cs="Cambria Math"/>
              </w:rPr>
            </m:ctrlPr>
          </m:fPr>
          <m:num>
            <m:r>
              <w:rPr>
                <w:rFonts w:ascii="Cambria Math" w:eastAsia="Cambria Math" w:hAnsi="Cambria Math" w:cs="Cambria Math"/>
              </w:rPr>
              <m:t>mean-log⁡(</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min</m:t>
                </m:r>
              </m:sub>
            </m:sSub>
            <m:r>
              <w:rPr>
                <w:rFonts w:ascii="Cambria Math" w:eastAsia="Cambria Math" w:hAnsi="Cambria Math" w:cs="Cambria Math"/>
              </w:rPr>
              <m:t>)</m:t>
            </m:r>
          </m:num>
          <m:den>
            <m:r>
              <w:rPr>
                <w:rFonts w:ascii="Cambria Math" w:eastAsia="Cambria Math" w:hAnsi="Cambria Math" w:cs="Cambria Math"/>
              </w:rPr>
              <m:t>2</m:t>
            </m:r>
          </m:den>
        </m:f>
      </m:oMath>
      <w:r>
        <w:t xml:space="preserve">                         (8)</w:t>
      </w:r>
    </w:p>
    <w:p w14:paraId="7F33FFA3" w14:textId="77777777" w:rsidR="00F265AA" w:rsidRDefault="00000000">
      <w:pPr>
        <w:ind w:left="220" w:right="220"/>
      </w:pPr>
      <w:r>
        <w:t xml:space="preserve">where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min</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max</m:t>
            </m:r>
          </m:sub>
        </m:sSub>
      </m:oMath>
      <w:r>
        <w:t xml:space="preserve"> are the lower and upper bound of the range. </w:t>
      </w:r>
    </w:p>
    <w:p w14:paraId="08E3046F" w14:textId="09F8D842" w:rsidR="00F265AA" w:rsidRDefault="00000000">
      <w:pPr>
        <w:ind w:left="220" w:right="220"/>
      </w:pPr>
      <w:r>
        <w:t xml:space="preserve">The catchability coefficient </w:t>
      </w:r>
      <w:r>
        <w:rPr>
          <w:i/>
        </w:rPr>
        <w:t>q</w:t>
      </w:r>
      <w:r>
        <w:t xml:space="preserve"> was given an improper prior</w:t>
      </w:r>
      <w:r>
        <w:rPr>
          <w:rFonts w:ascii="SimSun" w:eastAsia="SimSun" w:hAnsi="SimSun" w:cs="SimSun"/>
        </w:rPr>
        <w:t xml:space="preserve">, </w:t>
      </w:r>
      <w:r>
        <w:t>specifically p(q)</w:t>
      </w:r>
      <w:r>
        <w:rPr>
          <w:rFonts w:ascii="SimSun" w:eastAsia="SimSun" w:hAnsi="SimSun" w:cs="SimSun"/>
        </w:rPr>
        <w:t>∝</w:t>
      </w:r>
      <w:r>
        <w:t xml:space="preserve">1/q. An improper prior is </w:t>
      </w:r>
      <w:del w:id="209" w:author="Chris Free" w:date="2023-02-13T19:17:00Z">
        <w:r w:rsidDel="005F1AA9">
          <w:delText xml:space="preserve">defined as </w:delText>
        </w:r>
      </w:del>
      <w:r>
        <w:t xml:space="preserve">a function whose indefinite integral is infinite (contrary to probability density functions whose indefinite integral is a constant) and which provides no information for the posterior distributions. </w:t>
      </w:r>
      <w:r>
        <w:rPr>
          <w:i/>
        </w:rPr>
        <w:t>p_initial</w:t>
      </w:r>
      <w:r>
        <w:t xml:space="preserve"> (depletion </w:t>
      </w:r>
      <w:del w:id="210" w:author="Chris Free" w:date="2023-02-13T19:17:00Z">
        <w:r w:rsidDel="005F1AA9">
          <w:delText>rate of</w:delText>
        </w:r>
      </w:del>
      <w:ins w:id="211" w:author="Chris Free" w:date="2023-02-13T19:17:00Z">
        <w:r w:rsidR="005F1AA9">
          <w:t>in</w:t>
        </w:r>
      </w:ins>
      <w:r>
        <w:t xml:space="preserve"> the initial year)</w:t>
      </w:r>
      <w:ins w:id="212" w:author="Chris Free" w:date="2023-02-13T19:17:00Z">
        <w:r w:rsidR="005F1AA9">
          <w:t>, a ratio,</w:t>
        </w:r>
      </w:ins>
      <w:r>
        <w:t xml:space="preserve"> followed a Beta distribution </w:t>
      </w:r>
      <w:del w:id="213" w:author="Chris Free" w:date="2023-02-13T19:18:00Z">
        <w:r w:rsidDel="005F1AA9">
          <w:delText>due to its desirable property of being</w:delText>
        </w:r>
      </w:del>
      <w:ins w:id="214" w:author="Chris Free" w:date="2023-02-13T19:18:00Z">
        <w:r w:rsidR="005F1AA9">
          <w:t>so it would be</w:t>
        </w:r>
      </w:ins>
      <w:r>
        <w:t xml:space="preserve"> bounded by [0,1]</w:t>
      </w:r>
      <w:del w:id="215" w:author="Chris Free" w:date="2023-02-13T19:18:00Z">
        <w:r w:rsidDel="005F1AA9">
          <w:delText xml:space="preserve"> for ratios</w:delText>
        </w:r>
      </w:del>
      <w:r>
        <w:t xml:space="preserve">. The logarithm of the shape parameter </w:t>
      </w:r>
      <w:r>
        <w:rPr>
          <w:i/>
        </w:rPr>
        <w:t>m</w:t>
      </w:r>
      <w:r>
        <w:t xml:space="preserve"> followed a skew normal distribution </w:t>
      </w:r>
      <w:del w:id="216" w:author="Chris Free" w:date="2023-02-13T19:18:00Z">
        <w:r w:rsidDel="005F1AA9">
          <w:delText>with the intention of</w:delText>
        </w:r>
      </w:del>
      <w:ins w:id="217" w:author="Chris Free" w:date="2023-02-13T19:18:00Z">
        <w:r w:rsidR="005F1AA9">
          <w:t>to</w:t>
        </w:r>
      </w:ins>
      <w:r>
        <w:t xml:space="preserve"> penaliz</w:t>
      </w:r>
      <w:ins w:id="218" w:author="Chris Free" w:date="2023-02-13T19:18:00Z">
        <w:r w:rsidR="005F1AA9">
          <w:t>e</w:t>
        </w:r>
      </w:ins>
      <w:del w:id="219" w:author="Chris Free" w:date="2023-02-13T19:18:00Z">
        <w:r w:rsidDel="005F1AA9">
          <w:delText>ing</w:delText>
        </w:r>
      </w:del>
      <w:r>
        <w:t xml:space="preserve"> small values of </w:t>
      </w:r>
      <w:r>
        <w:rPr>
          <w:i/>
        </w:rPr>
        <w:t xml:space="preserve">m </w:t>
      </w:r>
      <w:r>
        <w:t xml:space="preserve">that imply implausibly high population growth rates at very low population sizes. Instantaneous fishing mortality </w:t>
      </w:r>
      <w:r>
        <w:rPr>
          <w:i/>
        </w:rPr>
        <w:t xml:space="preserve">F </w:t>
      </w:r>
      <w:r>
        <w:t xml:space="preserve">was assigned an exponential distribution that corresponds to a uniform prior bounded by [0,1] on the proportion of biomass removed by fishing. The variances of observation errors associated with both the relative abundance index and recreational harvest followed an inverse gamma distribution that was conjugated to the normal distribution. The prior of warming effect </w:t>
      </w:r>
      <w:r>
        <w:rPr>
          <w:i/>
        </w:rPr>
        <w:t xml:space="preserve">θ </w:t>
      </w:r>
      <w:r>
        <w:t xml:space="preserve">followed a normal distribution with mean equal to 0 and standard deviation equal to 1. The distribution implies that the direction of warming effect (i.e., positive or negative) depends entirely on data. The standard deviation was set in reference to the study by Free </w:t>
      </w:r>
      <w:r>
        <w:rPr>
          <w:i/>
        </w:rPr>
        <w:t>et al</w:t>
      </w:r>
      <w:r>
        <w:t xml:space="preserve">’s about the </w:t>
      </w:r>
      <w:ins w:id="220" w:author="Chris Free" w:date="2023-02-13T19:19:00Z">
        <w:r w:rsidR="00C16574">
          <w:t xml:space="preserve">impact of </w:t>
        </w:r>
      </w:ins>
      <w:r>
        <w:t xml:space="preserve">temperature </w:t>
      </w:r>
      <w:del w:id="221" w:author="Chris Free" w:date="2023-02-13T19:19:00Z">
        <w:r w:rsidDel="00C16574">
          <w:delText>impact o</w:delText>
        </w:r>
      </w:del>
      <w:ins w:id="222" w:author="Chris Free" w:date="2023-02-13T19:19:00Z">
        <w:r w:rsidR="00C16574">
          <w:t>on</w:t>
        </w:r>
      </w:ins>
      <w:del w:id="223" w:author="Chris Free" w:date="2023-02-13T19:19:00Z">
        <w:r w:rsidDel="00603923">
          <w:delText>n</w:delText>
        </w:r>
      </w:del>
      <w:r>
        <w:t xml:space="preserve"> marine species</w:t>
      </w:r>
      <w:ins w:id="224" w:author="Chris Free" w:date="2023-02-13T19:19:00Z">
        <w:r w:rsidR="00603923">
          <w:t xml:space="preserve"> </w:t>
        </w:r>
        <w:r w:rsidR="00C16574">
          <w:t>productivity</w:t>
        </w:r>
      </w:ins>
      <w:r>
        <w:t>. The normal distribution</w:t>
      </w:r>
      <w:r>
        <w:rPr>
          <w:i/>
        </w:rPr>
        <w:t xml:space="preserve"> </w:t>
      </w:r>
      <w:r>
        <w:t xml:space="preserve">with a larger standard deviation was tested in a sensitivity analysis to ensure that the magnitude of </w:t>
      </w:r>
      <w:ins w:id="225" w:author="Chris Free" w:date="2023-02-13T19:19:00Z">
        <w:r w:rsidR="00D07F4A">
          <w:t xml:space="preserve">the </w:t>
        </w:r>
      </w:ins>
      <w:r>
        <w:t>warming effect was not underestimated by the confinement of the prior distribution</w:t>
      </w:r>
      <w:ins w:id="226" w:author="Chris Free" w:date="2023-02-13T19:20:00Z">
        <w:r w:rsidR="000421CD">
          <w:t>. S</w:t>
        </w:r>
      </w:ins>
      <w:del w:id="227" w:author="Chris Free" w:date="2023-02-13T19:20:00Z">
        <w:r w:rsidDel="000421CD">
          <w:delText xml:space="preserve"> (s</w:delText>
        </w:r>
      </w:del>
      <w:r>
        <w:t>ee Tab</w:t>
      </w:r>
      <w:ins w:id="228" w:author="Chris Free" w:date="2023-02-13T19:20:00Z">
        <w:r w:rsidR="000421CD">
          <w:t xml:space="preserve">le </w:t>
        </w:r>
      </w:ins>
      <w:del w:id="229" w:author="Chris Free" w:date="2023-02-13T19:20:00Z">
        <w:r w:rsidDel="000421CD">
          <w:delText>.</w:delText>
        </w:r>
      </w:del>
      <w:r>
        <w:t xml:space="preserve">S3 </w:t>
      </w:r>
      <w:del w:id="230" w:author="Chris Free" w:date="2023-02-13T19:20:00Z">
        <w:r w:rsidDel="000421CD">
          <w:delText xml:space="preserve">in the Supplementary Materials </w:delText>
        </w:r>
      </w:del>
      <w:r>
        <w:t>for a summary of priors for all parameters</w:t>
      </w:r>
      <w:del w:id="231" w:author="Chris Free" w:date="2023-02-13T19:20:00Z">
        <w:r w:rsidDel="000421CD">
          <w:delText>)</w:delText>
        </w:r>
      </w:del>
      <w:r>
        <w:t xml:space="preserve">. </w:t>
      </w:r>
    </w:p>
    <w:p w14:paraId="082DBF50" w14:textId="77777777" w:rsidR="00F265AA" w:rsidRDefault="00000000">
      <w:pPr>
        <w:ind w:left="220" w:right="220"/>
        <w:rPr>
          <w:i/>
        </w:rPr>
      </w:pPr>
      <w:r>
        <w:rPr>
          <w:i/>
        </w:rPr>
        <w:t>3.2 Model execution and convergence</w:t>
      </w:r>
    </w:p>
    <w:p w14:paraId="5E112140" w14:textId="77777777" w:rsidR="00F265AA" w:rsidRDefault="00000000">
      <w:pPr>
        <w:ind w:left="220" w:right="220"/>
      </w:pPr>
      <w:r>
        <w:t>Model fitting was performed using Stan through the R package “rstan” (). Four chains of 20,000 iterations each were run, with the first 10,000 designated as warmup. This process produced a total of 40,000 posterior samples for each fitted model. The convergence of each model was verified by split-</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(&lt;1.05) and by inspecting the trace plot for each parameter (). </w:t>
      </w:r>
    </w:p>
    <w:p w14:paraId="52356F23" w14:textId="77777777" w:rsidR="00F265AA" w:rsidRDefault="00000000">
      <w:pPr>
        <w:ind w:left="220" w:right="220"/>
        <w:rPr>
          <w:i/>
        </w:rPr>
      </w:pPr>
      <w:r>
        <w:rPr>
          <w:i/>
        </w:rPr>
        <w:t xml:space="preserve">4. Model validation </w:t>
      </w:r>
    </w:p>
    <w:p w14:paraId="66F57837" w14:textId="77777777" w:rsidR="00F265AA" w:rsidRDefault="00000000">
      <w:pPr>
        <w:ind w:left="220" w:right="220"/>
      </w:pPr>
      <w:r>
        <w:t>To validate the ability of the model to estimate the effect of warming, we performed (1) a simulation study; (2) a null model test</w:t>
      </w:r>
      <w:del w:id="232" w:author="Chris Free" w:date="2023-02-13T19:21:00Z">
        <w:r w:rsidDel="009C406A">
          <w:delText>i</w:delText>
        </w:r>
        <w:r w:rsidDel="00F447B0">
          <w:delText>ng</w:delText>
        </w:r>
      </w:del>
      <w:r>
        <w:t xml:space="preserve">; (3) and a sensitivity analysis. </w:t>
      </w:r>
    </w:p>
    <w:p w14:paraId="7211C266" w14:textId="77777777" w:rsidR="00F265AA" w:rsidRDefault="00000000">
      <w:pPr>
        <w:ind w:left="220" w:right="220"/>
      </w:pPr>
      <w:r>
        <w:rPr>
          <w:i/>
        </w:rPr>
        <w:t>4.1 Simulation study</w:t>
      </w:r>
    </w:p>
    <w:p w14:paraId="2E5BBCE4" w14:textId="5237813B" w:rsidR="00F265AA" w:rsidRDefault="00000000">
      <w:pPr>
        <w:ind w:left="220" w:right="220"/>
        <w:rPr>
          <w:color w:val="000000"/>
        </w:rPr>
      </w:pPr>
      <w:r>
        <w:rPr>
          <w:color w:val="000000"/>
        </w:rPr>
        <w:t>Previous research has demonstrated that the performance of parameter estimation in surplus production models can be affected by the informativeness of input data</w:t>
      </w:r>
      <w:ins w:id="233" w:author="Chris Free" w:date="2023-02-13T19:21:00Z">
        <w:r w:rsidR="00282232">
          <w:rPr>
            <w:color w:val="000000"/>
          </w:rPr>
          <w:t xml:space="preserve"> </w:t>
        </w:r>
        <w:commentRangeStart w:id="234"/>
        <w:r w:rsidR="00282232">
          <w:rPr>
            <w:color w:val="000000"/>
          </w:rPr>
          <w:t>()</w:t>
        </w:r>
      </w:ins>
      <w:commentRangeEnd w:id="234"/>
      <w:ins w:id="235" w:author="Chris Free" w:date="2023-02-13T19:22:00Z">
        <w:r w:rsidR="002D41B7">
          <w:rPr>
            <w:rStyle w:val="CommentReference"/>
          </w:rPr>
          <w:commentReference w:id="234"/>
        </w:r>
      </w:ins>
      <w:r>
        <w:rPr>
          <w:color w:val="000000"/>
        </w:rPr>
        <w:t>. In particular, a lack of contrast in historical fishing effort</w:t>
      </w:r>
      <w:del w:id="236" w:author="Chris Free" w:date="2023-02-13T19:44:00Z">
        <w:r w:rsidDel="00B15975">
          <w:rPr>
            <w:color w:val="000000"/>
          </w:rPr>
          <w:delText>s</w:delText>
        </w:r>
      </w:del>
      <w:r>
        <w:rPr>
          <w:color w:val="000000"/>
        </w:rPr>
        <w:t xml:space="preserve"> can lead to insufficiently informative data regarding </w:t>
      </w:r>
      <w:del w:id="237" w:author="Chris Free" w:date="2023-02-13T19:44:00Z">
        <w:r w:rsidDel="00B15975">
          <w:rPr>
            <w:color w:val="000000"/>
          </w:rPr>
          <w:delText xml:space="preserve">the fishery </w:delText>
        </w:r>
      </w:del>
      <w:r>
        <w:rPr>
          <w:color w:val="000000"/>
        </w:rPr>
        <w:t xml:space="preserve">population dynamics, potentially resulting in biased parameter estimates. In addition, the quantity of available data (i.e., relative abundance index and annual recreational harvest) varies significantly across fish populations. It is </w:t>
      </w:r>
      <w:ins w:id="238" w:author="Chris Free" w:date="2023-02-13T19:45:00Z">
        <w:r w:rsidR="002F6C60">
          <w:rPr>
            <w:color w:val="000000"/>
          </w:rPr>
          <w:t>therefore important</w:t>
        </w:r>
      </w:ins>
      <w:del w:id="239" w:author="Chris Free" w:date="2023-02-13T19:45:00Z">
        <w:r w:rsidDel="002F6C60">
          <w:rPr>
            <w:color w:val="000000"/>
          </w:rPr>
          <w:delText>necessary</w:delText>
        </w:r>
      </w:del>
      <w:r>
        <w:rPr>
          <w:color w:val="000000"/>
        </w:rPr>
        <w:t xml:space="preserve"> to determine a minimum required data quantity below which the model results may not be reliable. To address these concerns, we conducted a simulation study to investigate the model's ability to estimate the parameter of warming effect with acceptable accuracy and precision under different fishing pattern and data quantity scenarios. The simulation study revealed that the model exhibited satisfactory performance in general, however, it encountered difficulties when the quantity of data was inadequate or the population in question had been consistently exposed to low fishing pressure. Based on the results of the simulation, we determined that a minimum of four relative abundance index data points and two recreational harvests data points were required </w:t>
      </w:r>
      <w:ins w:id="240" w:author="Chris Free" w:date="2023-02-13T19:46:00Z">
        <w:r w:rsidR="006F5FCB">
          <w:rPr>
            <w:color w:val="000000"/>
          </w:rPr>
          <w:t>to produce</w:t>
        </w:r>
      </w:ins>
      <w:del w:id="241" w:author="Chris Free" w:date="2023-02-13T19:46:00Z">
        <w:r w:rsidDel="006F5FCB">
          <w:rPr>
            <w:color w:val="000000"/>
          </w:rPr>
          <w:delText>for</w:delText>
        </w:r>
      </w:del>
      <w:r>
        <w:rPr>
          <w:color w:val="000000"/>
        </w:rPr>
        <w:t xml:space="preserve"> reliable model results. Populations with less data than this were excluded from our model fitting. </w:t>
      </w:r>
      <w:ins w:id="242" w:author="Chris Free" w:date="2023-02-13T19:46:00Z">
        <w:r w:rsidR="006F5FCB">
          <w:rPr>
            <w:color w:val="000000"/>
          </w:rPr>
          <w:t xml:space="preserve">This resulted in </w:t>
        </w:r>
      </w:ins>
      <w:ins w:id="243" w:author="Chris Free" w:date="2023-02-13T19:47:00Z">
        <w:r w:rsidR="006F5FCB">
          <w:rPr>
            <w:color w:val="000000"/>
          </w:rPr>
          <w:t xml:space="preserve">a reduction in the number of eligible populations from XXX to </w:t>
        </w:r>
        <w:r w:rsidR="002F169F">
          <w:rPr>
            <w:color w:val="000000"/>
          </w:rPr>
          <w:t>520</w:t>
        </w:r>
        <w:r w:rsidR="006F5FCB">
          <w:rPr>
            <w:color w:val="000000"/>
          </w:rPr>
          <w:t xml:space="preserve"> </w:t>
        </w:r>
        <w:r w:rsidR="006F5FCB">
          <w:rPr>
            <w:color w:val="000000"/>
          </w:rPr>
          <w:lastRenderedPageBreak/>
          <w:t xml:space="preserve">(XXX populations excluded). </w:t>
        </w:r>
      </w:ins>
      <w:r>
        <w:rPr>
          <w:color w:val="000000"/>
        </w:rPr>
        <w:t xml:space="preserve">After fitting the model, we evaluated the estimated exploitation rate </w:t>
      </w:r>
      <w:ins w:id="244" w:author="Chris Free" w:date="2023-02-13T19:47:00Z">
        <w:r w:rsidR="008E34FA">
          <w:rPr>
            <w:color w:val="000000"/>
          </w:rPr>
          <w:t xml:space="preserve">with </w:t>
        </w:r>
      </w:ins>
      <w:ins w:id="245" w:author="Chris Free" w:date="2023-02-13T19:48:00Z">
        <w:r w:rsidR="008E34FA">
          <w:rPr>
            <w:color w:val="000000"/>
          </w:rPr>
          <w:t xml:space="preserve">the </w:t>
        </w:r>
      </w:ins>
      <w:del w:id="246" w:author="Chris Free" w:date="2023-02-13T19:47:00Z">
        <w:r w:rsidDel="008E34FA">
          <w:rPr>
            <w:color w:val="000000"/>
          </w:rPr>
          <w:delText>a</w:delText>
        </w:r>
      </w:del>
      <w:del w:id="247" w:author="Chris Free" w:date="2023-02-13T19:48:00Z">
        <w:r w:rsidDel="008E34FA">
          <w:rPr>
            <w:color w:val="000000"/>
          </w:rPr>
          <w:delText xml:space="preserve">nd </w:delText>
        </w:r>
      </w:del>
      <w:r>
        <w:rPr>
          <w:color w:val="000000"/>
        </w:rPr>
        <w:t>inten</w:t>
      </w:r>
      <w:ins w:id="248" w:author="Chris Free" w:date="2023-02-13T19:48:00Z">
        <w:r w:rsidR="008E34FA">
          <w:rPr>
            <w:color w:val="000000"/>
          </w:rPr>
          <w:t>t</w:t>
        </w:r>
      </w:ins>
      <w:del w:id="249" w:author="Chris Free" w:date="2023-02-13T19:48:00Z">
        <w:r w:rsidDel="008E34FA">
          <w:rPr>
            <w:color w:val="000000"/>
          </w:rPr>
          <w:delText>ded</w:delText>
        </w:r>
      </w:del>
      <w:r>
        <w:rPr>
          <w:color w:val="000000"/>
        </w:rPr>
        <w:t xml:space="preserve"> to exclude any results with a history of consistent low fishing pressure (highest exploitation rate less than 0.2). However, none of the populations met this criterion, which is not very surprising given that the analyzed populations were in lakes with high fishing activities and thus were prioritized and monitored by managers</w:t>
      </w:r>
      <w:ins w:id="250" w:author="Chris Free" w:date="2023-02-13T19:48:00Z">
        <w:r w:rsidR="005608DC">
          <w:rPr>
            <w:color w:val="000000"/>
          </w:rPr>
          <w:t xml:space="preserve">. </w:t>
        </w:r>
      </w:ins>
      <w:del w:id="251" w:author="Chris Free" w:date="2023-02-13T19:48:00Z">
        <w:r w:rsidDel="005608DC">
          <w:rPr>
            <w:color w:val="000000"/>
          </w:rPr>
          <w:delText xml:space="preserve"> (</w:delText>
        </w:r>
      </w:del>
      <w:r>
        <w:rPr>
          <w:color w:val="000000"/>
        </w:rPr>
        <w:t xml:space="preserve">See </w:t>
      </w:r>
      <w:del w:id="252" w:author="Chris Free" w:date="2023-02-13T19:48:00Z">
        <w:r w:rsidDel="005608DC">
          <w:rPr>
            <w:color w:val="000000"/>
          </w:rPr>
          <w:delText>SI.2 in</w:delText>
        </w:r>
      </w:del>
      <w:ins w:id="253" w:author="Chris Free" w:date="2023-02-13T19:48:00Z">
        <w:r w:rsidR="005608DC">
          <w:rPr>
            <w:color w:val="000000"/>
          </w:rPr>
          <w:t>the</w:t>
        </w:r>
      </w:ins>
      <w:r>
        <w:rPr>
          <w:color w:val="000000"/>
        </w:rPr>
        <w:t xml:space="preserve"> Supplementary Material for</w:t>
      </w:r>
      <w:ins w:id="254" w:author="Chris Free" w:date="2023-02-13T19:48:00Z">
        <w:r w:rsidR="005608DC">
          <w:rPr>
            <w:color w:val="000000"/>
          </w:rPr>
          <w:t xml:space="preserve"> details on</w:t>
        </w:r>
      </w:ins>
      <w:r>
        <w:rPr>
          <w:color w:val="000000"/>
        </w:rPr>
        <w:t xml:space="preserve"> the full </w:t>
      </w:r>
      <w:ins w:id="255" w:author="Chris Free" w:date="2023-02-13T19:48:00Z">
        <w:r w:rsidR="005608DC">
          <w:rPr>
            <w:color w:val="000000"/>
          </w:rPr>
          <w:t xml:space="preserve">simulation </w:t>
        </w:r>
      </w:ins>
      <w:r>
        <w:rPr>
          <w:color w:val="000000"/>
        </w:rPr>
        <w:t>analysis</w:t>
      </w:r>
      <w:del w:id="256" w:author="Chris Free" w:date="2023-02-13T19:48:00Z">
        <w:r w:rsidDel="005608DC">
          <w:rPr>
            <w:color w:val="000000"/>
          </w:rPr>
          <w:delText>)</w:delText>
        </w:r>
      </w:del>
      <w:r>
        <w:rPr>
          <w:color w:val="000000"/>
        </w:rPr>
        <w:t>.</w:t>
      </w:r>
    </w:p>
    <w:p w14:paraId="106A37CB" w14:textId="77777777" w:rsidR="00F265AA" w:rsidRDefault="00000000">
      <w:pPr>
        <w:ind w:left="220" w:right="220"/>
        <w:rPr>
          <w:i/>
        </w:rPr>
      </w:pPr>
      <w:r>
        <w:rPr>
          <w:i/>
        </w:rPr>
        <w:t>4.2 Null model testing</w:t>
      </w:r>
    </w:p>
    <w:p w14:paraId="55EB2CBA" w14:textId="71D7B25F" w:rsidR="00F265AA" w:rsidRDefault="00000000">
      <w:pPr>
        <w:ind w:left="220" w:right="220"/>
      </w:pPr>
      <w:del w:id="257" w:author="Chris Free" w:date="2023-02-13T19:48:00Z">
        <w:r w:rsidDel="00CD48D9">
          <w:delText>In order to</w:delText>
        </w:r>
      </w:del>
      <w:ins w:id="258" w:author="Chris Free" w:date="2023-02-13T19:48:00Z">
        <w:r w:rsidR="00CD48D9">
          <w:t>To</w:t>
        </w:r>
      </w:ins>
      <w:r>
        <w:t xml:space="preserve"> determine </w:t>
      </w:r>
      <w:ins w:id="259" w:author="Chris Free" w:date="2023-02-13T19:49:00Z">
        <w:r w:rsidR="0028338C">
          <w:t>whether</w:t>
        </w:r>
      </w:ins>
      <w:del w:id="260" w:author="Chris Free" w:date="2023-02-13T19:49:00Z">
        <w:r w:rsidDel="0028338C">
          <w:delText>if</w:delText>
        </w:r>
      </w:del>
      <w:r>
        <w:t xml:space="preserve"> the estimates of warming effect were a </w:t>
      </w:r>
      <w:del w:id="261" w:author="Chris Free" w:date="2023-02-13T19:49:00Z">
        <w:r w:rsidDel="00B06F02">
          <w:delText xml:space="preserve">chance </w:delText>
        </w:r>
      </w:del>
      <w:r>
        <w:t xml:space="preserve">artifact, we implemented a null model analysis. We compared the results from our model with those generated by null models in which the time series of GDDs were randomly re-ordered. For each population, we randomly re-ordered the corresponding time series of GDDs twenty times, and used each re-ordered time series to fit the model and estimate the warming effect. </w:t>
      </w:r>
      <w:ins w:id="262" w:author="Chris Free" w:date="2023-02-13T19:50:00Z">
        <w:r w:rsidR="00400F2B">
          <w:t>Essentially, this analysis evaluates whether th</w:t>
        </w:r>
      </w:ins>
      <w:ins w:id="263" w:author="Chris Free" w:date="2023-02-13T19:52:00Z">
        <w:r w:rsidR="00400F2B">
          <w:t xml:space="preserve">e </w:t>
        </w:r>
      </w:ins>
      <w:ins w:id="264" w:author="Chris Free" w:date="2023-02-13T19:50:00Z">
        <w:r w:rsidR="00400F2B">
          <w:t xml:space="preserve">model would find </w:t>
        </w:r>
      </w:ins>
      <w:ins w:id="265" w:author="Chris Free" w:date="2023-02-13T19:51:00Z">
        <w:r w:rsidR="00400F2B">
          <w:t>similar rates of statistically significant temperature impacts when, in fact, no</w:t>
        </w:r>
      </w:ins>
      <w:ins w:id="266" w:author="Chris Free" w:date="2023-02-13T19:52:00Z">
        <w:r w:rsidR="00400F2B">
          <w:t xml:space="preserve"> relationship between temperature and popu</w:t>
        </w:r>
      </w:ins>
      <w:ins w:id="267" w:author="Chris Free" w:date="2023-02-13T19:53:00Z">
        <w:r w:rsidR="00400F2B">
          <w:t>lation dynamics</w:t>
        </w:r>
      </w:ins>
      <w:ins w:id="268" w:author="Chris Free" w:date="2023-02-13T19:51:00Z">
        <w:r w:rsidR="00400F2B">
          <w:t xml:space="preserve"> was present. </w:t>
        </w:r>
      </w:ins>
      <w:r>
        <w:t>The results indicated a significantly stronger pattern of warming effect from our model than would be expected by chance from the null models (Fig</w:t>
      </w:r>
      <w:ins w:id="269" w:author="Chris Free" w:date="2023-02-13T19:53:00Z">
        <w:r w:rsidR="00C956B0">
          <w:t xml:space="preserve">ure </w:t>
        </w:r>
      </w:ins>
      <w:del w:id="270" w:author="Chris Free" w:date="2023-02-13T19:53:00Z">
        <w:r w:rsidDel="00C956B0">
          <w:delText>.</w:delText>
        </w:r>
      </w:del>
      <w:r>
        <w:t>S</w:t>
      </w:r>
      <w:ins w:id="271" w:author="Chris Free" w:date="2023-02-13T19:53:00Z">
        <w:r w:rsidR="00C956B0">
          <w:t>3</w:t>
        </w:r>
      </w:ins>
      <w:del w:id="272" w:author="Chris Free" w:date="2023-02-13T19:53:00Z">
        <w:r w:rsidDel="00C956B0">
          <w:delText>I.3.1</w:delText>
        </w:r>
      </w:del>
      <w:r>
        <w:t xml:space="preserve">).  </w:t>
      </w:r>
    </w:p>
    <w:p w14:paraId="3A1FCE70" w14:textId="77777777" w:rsidR="00F265AA" w:rsidRDefault="00000000">
      <w:pPr>
        <w:ind w:left="220" w:right="220"/>
        <w:rPr>
          <w:i/>
        </w:rPr>
      </w:pPr>
      <w:r>
        <w:rPr>
          <w:i/>
        </w:rPr>
        <w:t>4.3 Sensitivity analysis</w:t>
      </w:r>
    </w:p>
    <w:p w14:paraId="713F639E" w14:textId="108A98A9" w:rsidR="00F265AA" w:rsidRDefault="00000000">
      <w:pPr>
        <w:ind w:left="220" w:right="220"/>
      </w:pPr>
      <w:bookmarkStart w:id="273" w:name="_heading=h.3znysh7" w:colFirst="0" w:colLast="0"/>
      <w:bookmarkEnd w:id="273"/>
      <w:r>
        <w:t xml:space="preserve">Previous studies have shown that the shape parameter in the Pella-Thomlinson model </w:t>
      </w:r>
      <w:ins w:id="274" w:author="Chris Free" w:date="2023-02-13T19:53:00Z">
        <w:r w:rsidR="00B04768">
          <w:t>can be</w:t>
        </w:r>
      </w:ins>
      <w:del w:id="275" w:author="Chris Free" w:date="2023-02-13T19:53:00Z">
        <w:r w:rsidDel="00B04768">
          <w:delText>is</w:delText>
        </w:r>
      </w:del>
      <w:r>
        <w:t xml:space="preserve"> </w:t>
      </w:r>
      <w:del w:id="276" w:author="Chris Free" w:date="2023-02-13T19:53:00Z">
        <w:r w:rsidDel="002D3548">
          <w:delText xml:space="preserve">notoriously </w:delText>
        </w:r>
      </w:del>
      <w:r>
        <w:t>difficult to estimate accurately (). To address this challenge and investigate the robustness of estimates of warming impact to different specifications of the shape parameter, we conducted a sensitivity analysis. In this analysis, the shape parameter was fixed at two distinct values (2 and 1.001) as specified in the widely used Schaefer and Fox surplus production models. The results of this analysis indicate that the estimate of warming impact was not sensitive to the specification of shape parameter</w:t>
      </w:r>
      <w:ins w:id="277" w:author="Chris Free" w:date="2023-02-13T19:54:00Z">
        <w:r w:rsidR="00305F1F">
          <w:t xml:space="preserve"> (see </w:t>
        </w:r>
      </w:ins>
      <w:del w:id="278" w:author="Chris Free" w:date="2023-02-13T19:54:00Z">
        <w:r w:rsidDel="00305F1F">
          <w:delText xml:space="preserve"> (SI.4 in the</w:delText>
        </w:r>
      </w:del>
      <w:r>
        <w:t xml:space="preserve"> Supplementary Material</w:t>
      </w:r>
      <w:ins w:id="279" w:author="Chris Free" w:date="2023-02-13T19:54:00Z">
        <w:r w:rsidR="00305F1F">
          <w:t xml:space="preserve"> for full details</w:t>
        </w:r>
      </w:ins>
      <w:r>
        <w:t xml:space="preserve">). Additionally, to ensure that the magnitude of </w:t>
      </w:r>
      <w:ins w:id="280" w:author="Chris Free" w:date="2023-02-13T19:55:00Z">
        <w:r w:rsidR="00DA02B0">
          <w:t xml:space="preserve">the </w:t>
        </w:r>
      </w:ins>
      <w:r>
        <w:t>warming effect</w:t>
      </w:r>
      <w:ins w:id="281" w:author="Chris Free" w:date="2023-02-13T19:55:00Z">
        <w:r w:rsidR="00DA02B0">
          <w:t>s</w:t>
        </w:r>
      </w:ins>
      <w:r>
        <w:t xml:space="preserve"> w</w:t>
      </w:r>
      <w:ins w:id="282" w:author="Chris Free" w:date="2023-02-13T19:55:00Z">
        <w:r w:rsidR="00DA02B0">
          <w:t>ere</w:t>
        </w:r>
      </w:ins>
      <w:del w:id="283" w:author="Chris Free" w:date="2023-02-13T19:55:00Z">
        <w:r w:rsidDel="00DA02B0">
          <w:delText>as</w:delText>
        </w:r>
      </w:del>
      <w:r>
        <w:t xml:space="preserve"> not underestimated due to </w:t>
      </w:r>
      <w:del w:id="284" w:author="Chris Free" w:date="2023-02-13T19:55:00Z">
        <w:r w:rsidDel="00496323">
          <w:delText xml:space="preserve">the </w:delText>
        </w:r>
      </w:del>
      <w:r>
        <w:t xml:space="preserve">confinement </w:t>
      </w:r>
      <w:ins w:id="285" w:author="Chris Free" w:date="2023-02-13T19:55:00Z">
        <w:r w:rsidR="00496323">
          <w:t>by</w:t>
        </w:r>
      </w:ins>
      <w:del w:id="286" w:author="Chris Free" w:date="2023-02-13T19:55:00Z">
        <w:r w:rsidDel="00496323">
          <w:delText>of</w:delText>
        </w:r>
      </w:del>
      <w:r>
        <w:t xml:space="preserve"> the </w:t>
      </w:r>
      <w:ins w:id="287" w:author="Chris Free" w:date="2023-02-13T19:55:00Z">
        <w:r w:rsidR="00496323">
          <w:t xml:space="preserve">normally distributed </w:t>
        </w:r>
      </w:ins>
      <w:r>
        <w:t>prior</w:t>
      </w:r>
      <w:del w:id="288" w:author="Chris Free" w:date="2023-02-13T19:55:00Z">
        <w:r w:rsidDel="00496323">
          <w:delText xml:space="preserve"> normal distribution</w:delText>
        </w:r>
      </w:del>
      <w:r>
        <w:t>, we conducted a</w:t>
      </w:r>
      <w:ins w:id="289" w:author="Chris Free" w:date="2023-02-13T19:55:00Z">
        <w:r w:rsidR="00496323">
          <w:t xml:space="preserve"> second</w:t>
        </w:r>
      </w:ins>
      <w:del w:id="290" w:author="Chris Free" w:date="2023-02-13T19:55:00Z">
        <w:r w:rsidDel="00496323">
          <w:delText>nother</w:delText>
        </w:r>
      </w:del>
      <w:r>
        <w:t xml:space="preserve"> sensitivity analysis in which the standard deviation of the normal distribution was increased from two (the benchmark model specification) to five. The results showed that the magnitudes of warming impact estimates did not increase significantly with the increase </w:t>
      </w:r>
      <w:ins w:id="291" w:author="Chris Free" w:date="2023-02-13T19:56:00Z">
        <w:r w:rsidR="00496323">
          <w:t>in the</w:t>
        </w:r>
      </w:ins>
      <w:del w:id="292" w:author="Chris Free" w:date="2023-02-13T19:56:00Z">
        <w:r w:rsidDel="00496323">
          <w:delText>of</w:delText>
        </w:r>
      </w:del>
      <w:r>
        <w:t xml:space="preserve"> standard deviation of the normal prior distribution. This suggests that the specification of the shape parameter and prior distribution for warming impact d</w:t>
      </w:r>
      <w:ins w:id="293" w:author="Chris Free" w:date="2023-02-13T19:56:00Z">
        <w:r w:rsidR="006D094C">
          <w:t>id</w:t>
        </w:r>
      </w:ins>
      <w:del w:id="294" w:author="Chris Free" w:date="2023-02-13T19:56:00Z">
        <w:r w:rsidDel="006D094C">
          <w:delText>oes</w:delText>
        </w:r>
      </w:del>
      <w:r>
        <w:t xml:space="preserve"> not significantly affect the overall conclusion of the study</w:t>
      </w:r>
      <w:ins w:id="295" w:author="Chris Free" w:date="2023-02-13T19:56:00Z">
        <w:r w:rsidR="00C045A0">
          <w:t xml:space="preserve">. See the </w:t>
        </w:r>
      </w:ins>
      <w:ins w:id="296" w:author="Chris Free" w:date="2023-02-13T19:57:00Z">
        <w:r w:rsidR="002D2C5E">
          <w:t>Supplementary</w:t>
        </w:r>
      </w:ins>
      <w:ins w:id="297" w:author="Chris Free" w:date="2023-02-13T19:56:00Z">
        <w:r w:rsidR="00C045A0">
          <w:t xml:space="preserve"> Materials for details on bot</w:t>
        </w:r>
      </w:ins>
      <w:ins w:id="298" w:author="Chris Free" w:date="2023-02-13T19:57:00Z">
        <w:r w:rsidR="00C045A0">
          <w:t>h sensitivity analyses.</w:t>
        </w:r>
      </w:ins>
      <w:del w:id="299" w:author="Chris Free" w:date="2023-02-13T19:56:00Z">
        <w:r w:rsidDel="00C045A0">
          <w:delText xml:space="preserve"> (</w:delText>
        </w:r>
      </w:del>
      <w:del w:id="300" w:author="Chris Free" w:date="2023-02-13T19:57:00Z">
        <w:r w:rsidDel="00C045A0">
          <w:delText>SI.4 in the Supplementary Material).</w:delText>
        </w:r>
      </w:del>
    </w:p>
    <w:p w14:paraId="27DDA8CC" w14:textId="77777777" w:rsidR="00F265AA" w:rsidRDefault="00000000">
      <w:pPr>
        <w:ind w:left="220" w:right="220"/>
        <w:rPr>
          <w:i/>
        </w:rPr>
      </w:pPr>
      <w:r>
        <w:rPr>
          <w:i/>
        </w:rPr>
        <w:t xml:space="preserve">5. Disentangling the effect of temperature variation and fishing </w:t>
      </w:r>
    </w:p>
    <w:p w14:paraId="7DA17272" w14:textId="58FB55FB" w:rsidR="00F265AA" w:rsidRDefault="00000000">
      <w:pPr>
        <w:ind w:left="220" w:right="220"/>
      </w:pPr>
      <w:r>
        <w:t xml:space="preserve">We quantitatively evaluated the relative impacts of warming and fishing on population abundance by conducting simulations under two hypothetical scenarios - one in which fishing was absent </w:t>
      </w:r>
      <w:ins w:id="301" w:author="Chris Free" w:date="2023-02-13T19:58:00Z">
        <w:r w:rsidR="00DE260A">
          <w:t xml:space="preserve">(which reveals the contribution of </w:t>
        </w:r>
      </w:ins>
      <w:ins w:id="302" w:author="Chris Free" w:date="2023-02-13T20:01:00Z">
        <w:r w:rsidR="00451D72">
          <w:t>fishing</w:t>
        </w:r>
      </w:ins>
      <w:ins w:id="303" w:author="Chris Free" w:date="2023-02-13T19:59:00Z">
        <w:r w:rsidR="00DE260A">
          <w:t xml:space="preserve"> to population abundance) </w:t>
        </w:r>
      </w:ins>
      <w:r>
        <w:t>and another in which warming was absent</w:t>
      </w:r>
      <w:ins w:id="304" w:author="Chris Free" w:date="2023-02-13T19:59:00Z">
        <w:r w:rsidR="00DE260A">
          <w:t xml:space="preserve"> (which reveals the contribution of </w:t>
        </w:r>
      </w:ins>
      <w:ins w:id="305" w:author="Chris Free" w:date="2023-02-13T20:01:00Z">
        <w:r w:rsidR="00451D72">
          <w:t>temperature variation</w:t>
        </w:r>
      </w:ins>
      <w:ins w:id="306" w:author="Chris Free" w:date="2023-02-13T19:59:00Z">
        <w:r w:rsidR="00DE260A">
          <w:t xml:space="preserve"> to population abundance)</w:t>
        </w:r>
      </w:ins>
      <w:r>
        <w:t>. In the scenario where fishing was absent, we set fishing mortality (</w:t>
      </w:r>
      <w:r>
        <w:rPr>
          <w:i/>
        </w:rPr>
        <w:t>F</w:t>
      </w:r>
      <w:r>
        <w:t>) and subsistence harvest to zero while maintaining all other parameters at their estimated values. In the scenario where warming was absent, we set the warming effect (</w:t>
      </w:r>
      <w:r>
        <w:rPr>
          <w:i/>
        </w:rPr>
        <w:t>θ</w:t>
      </w:r>
      <w:r>
        <w:t>) to zero, effectively eliminating temperature variation, while keeping all other parameters at their estimated values. The population dynamic</w:t>
      </w:r>
      <w:ins w:id="307" w:author="Chris Free" w:date="2023-02-13T19:59:00Z">
        <w:r w:rsidR="00B96A93">
          <w:t>s</w:t>
        </w:r>
      </w:ins>
      <w:r>
        <w:t xml:space="preserve"> model was then re-run and </w:t>
      </w:r>
      <w:del w:id="308" w:author="Chris Free" w:date="2023-02-13T19:59:00Z">
        <w:r w:rsidDel="000637BD">
          <w:delText xml:space="preserve">the </w:delText>
        </w:r>
      </w:del>
      <w:r>
        <w:t xml:space="preserve">depletion </w:t>
      </w:r>
      <w:del w:id="309" w:author="Chris Free" w:date="2023-02-13T19:59:00Z">
        <w:r w:rsidDel="000637BD">
          <w:delText xml:space="preserve">rate </w:delText>
        </w:r>
      </w:del>
      <w:r>
        <w:t>(</w:t>
      </w:r>
      <w:r>
        <w:rPr>
          <w:i/>
        </w:rPr>
        <w:t>B/k</w:t>
      </w:r>
      <w:r>
        <w:t xml:space="preserve">) </w:t>
      </w:r>
      <w:ins w:id="310" w:author="Chris Free" w:date="2023-02-13T19:59:00Z">
        <w:r w:rsidR="000637BD">
          <w:t>in</w:t>
        </w:r>
      </w:ins>
      <w:del w:id="311" w:author="Chris Free" w:date="2023-02-13T19:59:00Z">
        <w:r w:rsidDel="000637BD">
          <w:delText>of</w:delText>
        </w:r>
      </w:del>
      <w:r>
        <w:t xml:space="preserve"> the terminal year was calculated for both scenarios. Comparing the terminal year's depletion</w:t>
      </w:r>
      <w:del w:id="312" w:author="Chris Free" w:date="2023-02-13T20:00:00Z">
        <w:r w:rsidDel="000637BD">
          <w:delText xml:space="preserve"> rate</w:delText>
        </w:r>
      </w:del>
      <w:r>
        <w:t xml:space="preserve"> from the benchmark model with those from the two hypothetical simulations, we were able to gain an </w:t>
      </w:r>
      <w:del w:id="313" w:author="Chris Free" w:date="2023-02-13T20:00:00Z">
        <w:r w:rsidDel="00B236EB">
          <w:delText xml:space="preserve">intuitive </w:delText>
        </w:r>
      </w:del>
      <w:ins w:id="314" w:author="Chris Free" w:date="2023-02-13T20:00:00Z">
        <w:r w:rsidR="00B236EB">
          <w:t xml:space="preserve">quantitative </w:t>
        </w:r>
      </w:ins>
      <w:r>
        <w:t>understanding of the relative impact of fishing and temperature variation on population abundance. Specifically, the difference in terminal year</w:t>
      </w:r>
      <w:del w:id="315" w:author="Chris Free" w:date="2023-02-13T20:00:00Z">
        <w:r w:rsidDel="00052272">
          <w:delText>'s</w:delText>
        </w:r>
      </w:del>
      <w:r>
        <w:t xml:space="preserve"> depletion</w:t>
      </w:r>
      <w:del w:id="316" w:author="Chris Free" w:date="2023-02-13T20:00:00Z">
        <w:r w:rsidDel="00754448">
          <w:delText xml:space="preserve"> rates</w:delText>
        </w:r>
      </w:del>
      <w:r>
        <w:t xml:space="preserve"> between the benchmark model and the no-fishing scenario represents the exclusive contribution of fishing on population depletion. Similarly, the difference in terminal year</w:t>
      </w:r>
      <w:del w:id="317" w:author="Chris Free" w:date="2023-02-13T20:01:00Z">
        <w:r w:rsidDel="00DE289F">
          <w:delText>'s</w:delText>
        </w:r>
      </w:del>
      <w:r>
        <w:t xml:space="preserve"> depletion rates between the benchmark model and the no-temperature-variation scenario represents the exclusive contribution of </w:t>
      </w:r>
      <w:r>
        <w:lastRenderedPageBreak/>
        <w:t>temperature variation on population depletion</w:t>
      </w:r>
      <w:ins w:id="318" w:author="Chris Free" w:date="2023-02-13T20:02:00Z">
        <w:r w:rsidR="0034096A">
          <w:t xml:space="preserve">. </w:t>
        </w:r>
      </w:ins>
      <w:del w:id="319" w:author="Chris Free" w:date="2023-02-13T20:02:00Z">
        <w:r w:rsidDel="0034096A">
          <w:delText xml:space="preserve"> (</w:delText>
        </w:r>
      </w:del>
      <w:ins w:id="320" w:author="Chris Free" w:date="2023-02-13T20:02:00Z">
        <w:r w:rsidR="0034096A">
          <w:t>N</w:t>
        </w:r>
      </w:ins>
      <w:del w:id="321" w:author="Chris Free" w:date="2023-02-13T20:02:00Z">
        <w:r w:rsidDel="0034096A">
          <w:delText>n</w:delText>
        </w:r>
      </w:del>
      <w:r>
        <w:t>ote that</w:t>
      </w:r>
      <w:ins w:id="322" w:author="Chris Free" w:date="2023-02-13T20:01:00Z">
        <w:r w:rsidR="00CC48EF">
          <w:t>, unlike fishing wh</w:t>
        </w:r>
      </w:ins>
      <w:ins w:id="323" w:author="Chris Free" w:date="2023-02-13T20:02:00Z">
        <w:r w:rsidR="00CC48EF">
          <w:t xml:space="preserve">ich can only reduce abundance and thus only result in a positive </w:t>
        </w:r>
      </w:ins>
      <w:del w:id="324" w:author="Chris Free" w:date="2023-02-13T20:03:00Z">
        <w:r w:rsidDel="00841336">
          <w:delText xml:space="preserve"> this</w:delText>
        </w:r>
      </w:del>
      <w:ins w:id="325" w:author="Chris Free" w:date="2023-02-13T20:03:00Z">
        <w:r w:rsidR="00841336">
          <w:t>difference, this</w:t>
        </w:r>
      </w:ins>
      <w:r>
        <w:t xml:space="preserve"> difference could be negative, indicating an increase in abundance due to temperature change</w:t>
      </w:r>
      <w:del w:id="326" w:author="Chris Free" w:date="2023-02-13T20:02:00Z">
        <w:r w:rsidDel="0034096A">
          <w:delText>)</w:delText>
        </w:r>
      </w:del>
      <w:r>
        <w:t>.</w:t>
      </w:r>
    </w:p>
    <w:p w14:paraId="35B08589" w14:textId="77777777" w:rsidR="00F265AA" w:rsidRDefault="00000000">
      <w:pPr>
        <w:ind w:left="220" w:right="220"/>
        <w:rPr>
          <w:b/>
        </w:rPr>
      </w:pPr>
      <w:r>
        <w:rPr>
          <w:b/>
        </w:rPr>
        <w:t>Results:</w:t>
      </w:r>
    </w:p>
    <w:p w14:paraId="4FFFB801" w14:textId="6DC4B5D6" w:rsidR="00F265AA" w:rsidRDefault="00000000">
      <w:pPr>
        <w:ind w:left="220" w:right="220"/>
      </w:pPr>
      <w:r>
        <w:t xml:space="preserve">Of the 520 populations analyzed, 77 populations (15%) had a significant positive response to </w:t>
      </w:r>
      <w:del w:id="327" w:author="Chris Free" w:date="2023-02-13T20:03:00Z">
        <w:r w:rsidDel="00466259">
          <w:delText xml:space="preserve">historical </w:delText>
        </w:r>
      </w:del>
      <w:r>
        <w:t xml:space="preserve">warming and 67 populations (13%) had a significant negative response to </w:t>
      </w:r>
      <w:del w:id="328" w:author="Chris Free" w:date="2023-02-13T20:03:00Z">
        <w:r w:rsidDel="00466259">
          <w:delText xml:space="preserve">historical </w:delText>
        </w:r>
      </w:del>
      <w:r>
        <w:t>warming (Fig. 2A). By comparing with a null model, the estimated temperature effects show stronger patterns than would be expected from random chance (Fig</w:t>
      </w:r>
      <w:ins w:id="329" w:author="Chris Free" w:date="2023-02-13T20:04:00Z">
        <w:r w:rsidR="00F6304E">
          <w:t>ure SX</w:t>
        </w:r>
      </w:ins>
      <w:del w:id="330" w:author="Chris Free" w:date="2023-02-13T20:04:00Z">
        <w:r w:rsidDel="00F6304E">
          <w:delText>.SI.3.1 in Supplementary Material</w:delText>
        </w:r>
      </w:del>
      <w:r>
        <w:t xml:space="preserve">). The estimation of temperature effects was also robust to </w:t>
      </w:r>
      <w:del w:id="331" w:author="Chris Free" w:date="2023-02-13T20:04:00Z">
        <w:r w:rsidDel="00CD6E58">
          <w:delText xml:space="preserve">the </w:delText>
        </w:r>
      </w:del>
      <w:r>
        <w:t>model specification and parameter priors (Fig</w:t>
      </w:r>
      <w:ins w:id="332" w:author="Chris Free" w:date="2023-02-13T20:04:00Z">
        <w:r w:rsidR="00F6304E">
          <w:t>ure SX</w:t>
        </w:r>
      </w:ins>
      <w:del w:id="333" w:author="Chris Free" w:date="2023-02-13T20:04:00Z">
        <w:r w:rsidDel="00F6304E">
          <w:delText>.</w:delText>
        </w:r>
      </w:del>
      <w:ins w:id="334" w:author="Chris Free" w:date="2023-02-13T20:04:00Z">
        <w:r w:rsidR="00F6304E">
          <w:t xml:space="preserve"> and SX</w:t>
        </w:r>
      </w:ins>
      <w:del w:id="335" w:author="Chris Free" w:date="2023-02-13T20:04:00Z">
        <w:r w:rsidDel="00F6304E">
          <w:delText>SI.4.1 and Fig.SI.4.2 in Supplementary Material</w:delText>
        </w:r>
      </w:del>
      <w:r>
        <w:t xml:space="preserve">). </w:t>
      </w:r>
      <w:ins w:id="336" w:author="Chris Free" w:date="2023-02-13T20:04:00Z">
        <w:r w:rsidR="004E29E8">
          <w:t>(13%)</w:t>
        </w:r>
      </w:ins>
    </w:p>
    <w:p w14:paraId="2042D309" w14:textId="77777777" w:rsidR="00F265AA" w:rsidRDefault="00000000">
      <w:pPr>
        <w:ind w:left="220" w:right="220"/>
      </w:pPr>
      <w:bookmarkStart w:id="337" w:name="_heading=h.2et92p0" w:colFirst="0" w:colLast="0"/>
      <w:bookmarkEnd w:id="337"/>
      <w:r>
        <w:t xml:space="preserve">The warming impacts were strongly determined by the thermal affinity of the species. The median of warming impacts was positive for warm-water species (i.e., largemouth bass, bluegill, and black crappie) and negative for cold-water species (i.e., cisco). For cool-water species, the average response of northern pike to warming was positive, while the average responses of the other three species (i.e., smallmouth bass, walleye, and yellow perch) were negative (Fig. 2B). A significant negative correlation was found between the absolute values of warming impacts and population depletion (ratio of biomass to carrying capacity) in the initial year (Fig. 2C). This suggests that the less-depleted populations were more resistant to the impacts (whether positive or negative) of temperature change. </w:t>
      </w:r>
    </w:p>
    <w:p w14:paraId="3EA6BD7D" w14:textId="77777777" w:rsidR="00F265AA" w:rsidRDefault="00000000">
      <w:pPr>
        <w:ind w:left="220" w:right="220"/>
      </w:pPr>
      <w:bookmarkStart w:id="338" w:name="_heading=h.j3vf74u9g49" w:colFirst="0" w:colLast="0"/>
      <w:bookmarkEnd w:id="338"/>
      <w:commentRangeStart w:id="339"/>
      <w:r>
        <w:t xml:space="preserve">Fig.3 showed the correlations between the warming impacts of different species in the same lakes. </w:t>
      </w:r>
      <w:commentRangeEnd w:id="339"/>
      <w:r w:rsidR="00DC3A7E">
        <w:rPr>
          <w:rStyle w:val="CommentReference"/>
        </w:rPr>
        <w:commentReference w:id="339"/>
      </w:r>
      <w:r>
        <w:t xml:space="preserve">The warming impacts exhibited universally positive correlations between different warm-water species that inhabited the same lakes. Some strong negative correlations were observed among cool-water species and between cool-water species and warm-water species (e.g., smallmouth bass vs. black crappie, smallmouth bass vs. yellow perch, and northern pike vs. bluegill). </w:t>
      </w:r>
    </w:p>
    <w:p w14:paraId="1DC02740" w14:textId="62E83454" w:rsidR="00F265AA" w:rsidRDefault="00000000">
      <w:pPr>
        <w:ind w:left="220" w:right="220"/>
      </w:pPr>
      <w:bookmarkStart w:id="340" w:name="_heading=h.guhyoj184gcs" w:colFirst="0" w:colLast="0"/>
      <w:bookmarkEnd w:id="340"/>
      <w:r>
        <w:t xml:space="preserve">The population depletion in the terminal years varied significantly both among and within species (Fig.4). </w:t>
      </w:r>
      <w:commentRangeStart w:id="341"/>
      <w:r>
        <w:t xml:space="preserve">Fig.4 also displayed the depletion rate under two hypothetical scenarios: no fishing (represented by blue arrows) and no temperature variation (represented by red arrows). It was visually apparent that in the majority of populations, fishing had a greater impact on the depletion rate compared to temperature variation. </w:t>
      </w:r>
      <w:commentRangeEnd w:id="341"/>
      <w:r w:rsidR="00027D7D">
        <w:rPr>
          <w:rStyle w:val="CommentReference"/>
        </w:rPr>
        <w:commentReference w:id="341"/>
      </w:r>
      <w:r>
        <w:t>Further analysis revealed that only 1% of populations were depleted more by temperature variation than fishing. For 47% of populations, temperature exacerbated depletion</w:t>
      </w:r>
      <w:ins w:id="342" w:author="Chris Free" w:date="2023-02-13T20:08:00Z">
        <w:r w:rsidR="00D26769">
          <w:t>,</w:t>
        </w:r>
      </w:ins>
      <w:r>
        <w:t xml:space="preserve"> but its impact was smaller than fishing. For 6% and 46% of populations, temperature variation fully or partially compensated for depletion caused by fishing (Fig. 5). Overall, fishing had a greater impact on changing abundance in the vast majority of populations (93%), compared to temperature variation.</w:t>
      </w:r>
    </w:p>
    <w:p w14:paraId="6FAE769F" w14:textId="77777777" w:rsidR="00F265AA" w:rsidRDefault="00000000">
      <w:pPr>
        <w:ind w:left="220" w:right="220"/>
        <w:rPr>
          <w:b/>
        </w:rPr>
      </w:pPr>
      <w:r>
        <w:rPr>
          <w:b/>
        </w:rPr>
        <w:t>Discussion:</w:t>
      </w:r>
    </w:p>
    <w:p w14:paraId="1309B0B1" w14:textId="7AC84D3B" w:rsidR="00F265AA" w:rsidRDefault="00000000">
      <w:pPr>
        <w:ind w:left="220" w:right="220"/>
      </w:pPr>
      <w:r>
        <w:t xml:space="preserve">Our findings </w:t>
      </w:r>
      <w:del w:id="343" w:author="Chris Free" w:date="2023-02-14T08:45:00Z">
        <w:r w:rsidDel="003939A3">
          <w:delText xml:space="preserve">reveal </w:delText>
        </w:r>
      </w:del>
      <w:ins w:id="344" w:author="Chris Free" w:date="2023-02-14T08:45:00Z">
        <w:r w:rsidR="003939A3">
          <w:t>show</w:t>
        </w:r>
        <w:r w:rsidR="003939A3">
          <w:t xml:space="preserve"> </w:t>
        </w:r>
      </w:ins>
      <w:r>
        <w:t xml:space="preserve">that fishing is the major contributor to abundance declines for most of the evaluated freshwater fish populations, outpacing the </w:t>
      </w:r>
      <w:ins w:id="345" w:author="Chris Free" w:date="2023-02-14T08:45:00Z">
        <w:r w:rsidR="00AB7069">
          <w:t xml:space="preserve">negative </w:t>
        </w:r>
      </w:ins>
      <w:r>
        <w:t>impact</w:t>
      </w:r>
      <w:ins w:id="346" w:author="Chris Free" w:date="2023-02-14T08:45:00Z">
        <w:r w:rsidR="00AB7069">
          <w:t>s</w:t>
        </w:r>
      </w:ins>
      <w:r>
        <w:t xml:space="preserve"> of temperature variation. This highlights the vital importance of local fisheries management in safeguarding the sustainability of freshwater fish populations and the prosperity of inland fishery industry valued at $190 billion globally</w:t>
      </w:r>
      <w:ins w:id="347" w:author="Chris Free" w:date="2023-02-14T08:45:00Z">
        <w:r w:rsidR="00DF5424">
          <w:t xml:space="preserve"> (citation)</w:t>
        </w:r>
      </w:ins>
      <w:r>
        <w:t xml:space="preserve">. Even for </w:t>
      </w:r>
      <w:ins w:id="348" w:author="Chris Free" w:date="2023-02-14T08:45:00Z">
        <w:r w:rsidR="0076245D">
          <w:t xml:space="preserve">the </w:t>
        </w:r>
      </w:ins>
      <w:r>
        <w:t xml:space="preserve">cold-water species </w:t>
      </w:r>
      <w:del w:id="349" w:author="Chris Free" w:date="2023-02-14T08:45:00Z">
        <w:r w:rsidDel="0076245D">
          <w:delText>that generally experienced</w:delText>
        </w:r>
      </w:del>
      <w:ins w:id="350" w:author="Chris Free" w:date="2023-02-14T08:45:00Z">
        <w:r w:rsidR="0076245D">
          <w:t>experienc</w:t>
        </w:r>
      </w:ins>
      <w:ins w:id="351" w:author="Chris Free" w:date="2023-02-14T08:46:00Z">
        <w:r w:rsidR="0076245D">
          <w:t>ing</w:t>
        </w:r>
      </w:ins>
      <w:r>
        <w:t xml:space="preserve"> the most harm from historical warming, our results show that fishing still led to a greater decline </w:t>
      </w:r>
      <w:ins w:id="352" w:author="Chris Free" w:date="2023-02-14T08:46:00Z">
        <w:r w:rsidR="00325A83">
          <w:t>than temperature change in the majority of populations (</w:t>
        </w:r>
      </w:ins>
      <w:del w:id="353" w:author="Chris Free" w:date="2023-02-14T08:46:00Z">
        <w:r w:rsidDel="00325A83">
          <w:delText xml:space="preserve">in </w:delText>
        </w:r>
      </w:del>
      <w:r>
        <w:t>4</w:t>
      </w:r>
      <w:ins w:id="354" w:author="Chris Free" w:date="2023-02-14T08:46:00Z">
        <w:r w:rsidR="00325A83">
          <w:t xml:space="preserve"> of 5</w:t>
        </w:r>
      </w:ins>
      <w:r>
        <w:t xml:space="preserve"> cisco populations</w:t>
      </w:r>
      <w:ins w:id="355" w:author="Chris Free" w:date="2023-02-14T08:46:00Z">
        <w:r w:rsidR="00325A83">
          <w:t>)</w:t>
        </w:r>
      </w:ins>
      <w:del w:id="356" w:author="Chris Free" w:date="2023-02-14T08:46:00Z">
        <w:r w:rsidDel="00325A83">
          <w:delText xml:space="preserve"> (out of 5) compared to temperature changes</w:delText>
        </w:r>
      </w:del>
      <w:r>
        <w:t xml:space="preserve">. Hence, appropriate local fisheries management can effectively mitigate the negative effects of climate change and has the potential to revive highly-depleted populations, provided that future warming is kept to a level where its magnitude of impact on freshwater populations does not differ significantly from past </w:t>
      </w:r>
      <w:commentRangeStart w:id="357"/>
      <w:r>
        <w:t>observations</w:t>
      </w:r>
      <w:commentRangeEnd w:id="357"/>
      <w:r w:rsidR="006F13D7">
        <w:rPr>
          <w:rStyle w:val="CommentReference"/>
        </w:rPr>
        <w:commentReference w:id="357"/>
      </w:r>
      <w:r>
        <w:t xml:space="preserve">. </w:t>
      </w:r>
      <w:del w:id="358" w:author="Chris Free" w:date="2023-02-14T08:47:00Z">
        <w:r w:rsidDel="006F13D7">
          <w:delText>Moreover</w:delText>
        </w:r>
      </w:del>
      <w:ins w:id="359" w:author="Chris Free" w:date="2023-02-14T08:47:00Z">
        <w:r w:rsidR="006F13D7">
          <w:t>Furthermore</w:t>
        </w:r>
      </w:ins>
      <w:r>
        <w:t>, the high prevalence of highly-depleted population status estimated by our model contradicts the popular myth that recreational fishing, which makes up most of the total harvest, is self-regulating</w:t>
      </w:r>
      <w:ins w:id="360" w:author="Chris Free" w:date="2023-02-14T08:48:00Z">
        <w:r w:rsidR="00A01189">
          <w:t xml:space="preserve"> (citations)</w:t>
        </w:r>
      </w:ins>
      <w:r>
        <w:t xml:space="preserve">, further emphasizing the need for top-down </w:t>
      </w:r>
      <w:r>
        <w:lastRenderedPageBreak/>
        <w:t>fishery management</w:t>
      </w:r>
      <w:ins w:id="361" w:author="Chris Free" w:date="2023-02-14T08:48:00Z">
        <w:r w:rsidR="008D3C0F">
          <w:t xml:space="preserve"> to achieve sustainability objectives</w:t>
        </w:r>
      </w:ins>
      <w:r>
        <w:t xml:space="preserve"> ().</w:t>
      </w:r>
    </w:p>
    <w:p w14:paraId="75CC44BF" w14:textId="0BC77F2F" w:rsidR="00F265AA" w:rsidRDefault="00260ED3">
      <w:pPr>
        <w:ind w:left="220" w:right="220"/>
      </w:pPr>
      <w:ins w:id="362" w:author="Chris Free" w:date="2023-02-14T08:48:00Z">
        <w:r>
          <w:t>O</w:t>
        </w:r>
      </w:ins>
      <w:del w:id="363" w:author="Chris Free" w:date="2023-02-14T08:48:00Z">
        <w:r w:rsidR="00000000" w:rsidDel="00260ED3">
          <w:delText>Relatedly, o</w:delText>
        </w:r>
      </w:del>
      <w:r w:rsidR="00000000">
        <w:t xml:space="preserve">ur findings also suggest that the magnitude of the warming impact is greater in populations that have suffered more severe depletion. This correlation may be attributed to the fact that recreational and tribal fishing not only reduce population size, but can also alter the age structure of fish populations. This is achieved through the selective removal of fish with larger body sizes, leaving the population with a higher proportion of </w:t>
      </w:r>
      <w:ins w:id="364" w:author="Chris Free" w:date="2023-02-14T08:49:00Z">
        <w:r w:rsidR="00E30140">
          <w:t xml:space="preserve">younger, </w:t>
        </w:r>
      </w:ins>
      <w:r w:rsidR="00000000">
        <w:t>smaller</w:t>
      </w:r>
      <w:ins w:id="365" w:author="Chris Free" w:date="2023-02-14T08:49:00Z">
        <w:r w:rsidR="00E30140">
          <w:t>,</w:t>
        </w:r>
      </w:ins>
      <w:r w:rsidR="00000000">
        <w:t xml:space="preserve"> and </w:t>
      </w:r>
      <w:del w:id="366" w:author="Chris Free" w:date="2023-02-14T08:49:00Z">
        <w:r w:rsidR="00000000" w:rsidDel="00E30140">
          <w:delText xml:space="preserve">younger </w:delText>
        </w:r>
      </w:del>
      <w:ins w:id="367" w:author="Chris Free" w:date="2023-02-14T08:49:00Z">
        <w:r w:rsidR="00E30140">
          <w:t>less fecund</w:t>
        </w:r>
        <w:r w:rsidR="00E30140">
          <w:t xml:space="preserve"> </w:t>
        </w:r>
      </w:ins>
      <w:r w:rsidR="00000000">
        <w:t>individuals that are less able to adapt to environmental change (</w:t>
      </w:r>
      <w:r w:rsidR="00000000" w:rsidRPr="00F64220">
        <w:rPr>
          <w:highlight w:val="yellow"/>
          <w:rPrChange w:id="368" w:author="Chris Free" w:date="2023-02-14T08:49:00Z">
            <w:rPr/>
          </w:rPrChange>
        </w:rPr>
        <w:t>citation</w:t>
      </w:r>
      <w:r w:rsidR="00000000">
        <w:t xml:space="preserve">). As a result, overfishing may amplify fluctuations in population size caused by temperature </w:t>
      </w:r>
      <w:commentRangeStart w:id="369"/>
      <w:r w:rsidR="00000000">
        <w:t>variability</w:t>
      </w:r>
      <w:commentRangeEnd w:id="369"/>
      <w:r w:rsidR="00557DA0">
        <w:rPr>
          <w:rStyle w:val="CommentReference"/>
        </w:rPr>
        <w:commentReference w:id="369"/>
      </w:r>
      <w:r w:rsidR="00000000">
        <w:t xml:space="preserve">. It is therefore imperative to prevent overfishing </w:t>
      </w:r>
      <w:del w:id="370" w:author="Chris Free" w:date="2023-02-14T08:52:00Z">
        <w:r w:rsidR="00000000" w:rsidDel="0049461D">
          <w:delText xml:space="preserve">in order </w:delText>
        </w:r>
      </w:del>
      <w:r w:rsidR="00000000">
        <w:t>to preserve the adaptability of freshwater fish populations to future warming from climate change.</w:t>
      </w:r>
    </w:p>
    <w:p w14:paraId="38765A69" w14:textId="1FB8E10D" w:rsidR="00F265AA" w:rsidRDefault="00000000">
      <w:pPr>
        <w:ind w:left="220" w:right="220"/>
      </w:pPr>
      <w:r>
        <w:t xml:space="preserve">Our results </w:t>
      </w:r>
      <w:ins w:id="371" w:author="Chris Free" w:date="2023-02-14T08:52:00Z">
        <w:r w:rsidR="00373FB0">
          <w:t xml:space="preserve">also </w:t>
        </w:r>
      </w:ins>
      <w:r>
        <w:t xml:space="preserve">indicate the need for population-specific fisheries management, as even within the same species, depletion levels and vulnerability to climate change can vary greatly. With the exception of a few prioritized lakes with unique regulations, states currently enforce either regional or near-statewide catch limits for populations of the same species. There are proposals to further simplify regulations by implementing a uniform, </w:t>
      </w:r>
      <w:ins w:id="372" w:author="Chris Free" w:date="2023-02-14T08:52:00Z">
        <w:r w:rsidR="00AF5340">
          <w:t xml:space="preserve">and </w:t>
        </w:r>
      </w:ins>
      <w:r>
        <w:t>often more conservative, statewide bag limit. For example, the latest Walleye Management Plan in Wisconsin</w:t>
      </w:r>
      <w:ins w:id="373" w:author="Chris Free" w:date="2023-02-14T08:52:00Z">
        <w:r w:rsidR="003E42C9">
          <w:t xml:space="preserve"> (citation)</w:t>
        </w:r>
      </w:ins>
      <w:r>
        <w:t xml:space="preserve"> is seeking public opinions for a uniform 3-fish daily bag limit for recreational walleye fishing. While such uniform regulations may improve clarity and compliance, they disregard the differences between populations, potentially leading to overfishing in highly-depleted or climate-vulnerable populations </w:t>
      </w:r>
      <w:ins w:id="374" w:author="Chris Free" w:date="2023-02-14T08:53:00Z">
        <w:r w:rsidR="000A774D">
          <w:t>or to failure</w:t>
        </w:r>
      </w:ins>
      <w:del w:id="375" w:author="Chris Free" w:date="2023-02-14T08:53:00Z">
        <w:r w:rsidDel="000A774D">
          <w:delText>while failing</w:delText>
        </w:r>
      </w:del>
      <w:r>
        <w:t xml:space="preserve"> to capitalize on fishing opportunities in lightly-depleted or warming-benefitted populations.</w:t>
      </w:r>
    </w:p>
    <w:p w14:paraId="2F772DE9" w14:textId="6C009327" w:rsidR="00F265AA" w:rsidRDefault="00000000">
      <w:pPr>
        <w:ind w:left="220" w:right="220"/>
      </w:pPr>
      <w:r>
        <w:t>The response of populations to warming is strongly determined by the thermal affinity of the species. While the average impacts of historical warming on cold- and warm-water species have been significant</w:t>
      </w:r>
      <w:ins w:id="376" w:author="Chris Free" w:date="2023-02-14T08:56:00Z">
        <w:r w:rsidR="00B7258F">
          <w:t xml:space="preserve"> and consistent with predictions based on theory (i.e., cold-water species negatively impacted by warming while warm-water species benefit)</w:t>
        </w:r>
      </w:ins>
      <w:r>
        <w:t>, cool-water species in this region appear</w:t>
      </w:r>
      <w:del w:id="377" w:author="Chris Free" w:date="2023-02-14T08:56:00Z">
        <w:r w:rsidDel="004D7187">
          <w:delText>s</w:delText>
        </w:r>
      </w:del>
      <w:r>
        <w:t xml:space="preserve"> to be </w:t>
      </w:r>
      <w:del w:id="378" w:author="Chris Free" w:date="2023-02-14T08:57:00Z">
        <w:r w:rsidDel="007F7256">
          <w:delText xml:space="preserve">experiencing </w:delText>
        </w:r>
      </w:del>
      <w:ins w:id="379" w:author="Chris Free" w:date="2023-02-14T08:57:00Z">
        <w:r w:rsidR="007F7256">
          <w:t>at</w:t>
        </w:r>
        <w:r w:rsidR="007F7256">
          <w:t xml:space="preserve"> </w:t>
        </w:r>
      </w:ins>
      <w:r>
        <w:t xml:space="preserve">a </w:t>
      </w:r>
      <w:ins w:id="380" w:author="Chris Free" w:date="2023-02-14T08:57:00Z">
        <w:r w:rsidR="007B48F3">
          <w:t xml:space="preserve">critical </w:t>
        </w:r>
      </w:ins>
      <w:r>
        <w:t xml:space="preserve">turning point. Currently, there are slightly more populations of cool-water species that have been negatively affected by historical warming than those that have been positively affected. As warming continues, it is expected that an increasing number of cool-water species populations will experience adverse effects as their habitats move beyond their thermal optima. </w:t>
      </w:r>
      <w:ins w:id="381" w:author="Chris Free" w:date="2023-02-14T08:57:00Z">
        <w:r w:rsidR="00DE55FA">
          <w:t xml:space="preserve">I think we should add a sentence here about how the benefits to warm-water species can only last so long as some point they will be pushed past their optima on a dome-shaped thermal </w:t>
        </w:r>
      </w:ins>
      <w:ins w:id="382" w:author="Chris Free" w:date="2023-02-14T08:58:00Z">
        <w:r w:rsidR="00DE55FA">
          <w:t>performance curve.</w:t>
        </w:r>
      </w:ins>
    </w:p>
    <w:p w14:paraId="0A290D3A" w14:textId="2B0A3B41" w:rsidR="00F265AA" w:rsidRDefault="00000000">
      <w:pPr>
        <w:ind w:left="220" w:right="220"/>
      </w:pPr>
      <w:r>
        <w:t xml:space="preserve">The continuous increase in temperature can harm </w:t>
      </w:r>
      <w:del w:id="383" w:author="Chris Free" w:date="2023-02-14T08:59:00Z">
        <w:r w:rsidDel="001A47EC">
          <w:delText>cool-water</w:delText>
        </w:r>
      </w:del>
      <w:ins w:id="384" w:author="Chris Free" w:date="2023-02-14T08:59:00Z">
        <w:r w:rsidR="001A47EC">
          <w:t xml:space="preserve">reduce </w:t>
        </w:r>
        <w:commentRangeStart w:id="385"/>
        <w:r w:rsidR="001A47EC">
          <w:t>productivity</w:t>
        </w:r>
      </w:ins>
      <w:del w:id="386" w:author="Chris Free" w:date="2023-02-14T08:59:00Z">
        <w:r w:rsidDel="001A47EC">
          <w:delText xml:space="preserve"> species</w:delText>
        </w:r>
      </w:del>
      <w:commentRangeEnd w:id="385"/>
      <w:r w:rsidR="001A47EC">
        <w:rPr>
          <w:rStyle w:val="CommentReference"/>
        </w:rPr>
        <w:commentReference w:id="385"/>
      </w:r>
      <w:r>
        <w:t xml:space="preserve"> through direct physiological stress, as well as through heightened interspecific competition. </w:t>
      </w:r>
      <w:del w:id="387" w:author="Chris Free" w:date="2023-02-14T08:58:00Z">
        <w:r w:rsidDel="008E3E20">
          <w:delText>The warming trend</w:delText>
        </w:r>
      </w:del>
      <w:ins w:id="388" w:author="Chris Free" w:date="2023-02-14T08:58:00Z">
        <w:r w:rsidR="008E3E20">
          <w:t>Warming</w:t>
        </w:r>
      </w:ins>
      <w:r>
        <w:t xml:space="preserve"> can limit the spatial and temporal accessibility of vital cool water habitats, </w:t>
      </w:r>
      <w:ins w:id="389" w:author="Chris Free" w:date="2023-02-14T08:58:00Z">
        <w:r w:rsidR="00C37A11">
          <w:t xml:space="preserve">which are </w:t>
        </w:r>
      </w:ins>
      <w:r>
        <w:t xml:space="preserve">crucial </w:t>
      </w:r>
      <w:ins w:id="390" w:author="Chris Free" w:date="2023-02-14T08:59:00Z">
        <w:r w:rsidR="00C37A11">
          <w:t>to</w:t>
        </w:r>
      </w:ins>
      <w:del w:id="391" w:author="Chris Free" w:date="2023-02-14T08:59:00Z">
        <w:r w:rsidDel="00C37A11">
          <w:delText>for</w:delText>
        </w:r>
      </w:del>
      <w:r>
        <w:t xml:space="preserve"> food availability and reproductive success for all species. This is supported by a recent study that </w:t>
      </w:r>
      <w:del w:id="392" w:author="Chris Free" w:date="2023-02-14T08:59:00Z">
        <w:r w:rsidDel="00B14193">
          <w:delText xml:space="preserve">particularly </w:delText>
        </w:r>
      </w:del>
      <w:r>
        <w:t xml:space="preserve">highlights the </w:t>
      </w:r>
      <w:del w:id="393" w:author="Chris Free" w:date="2023-02-14T08:59:00Z">
        <w:r w:rsidDel="00AB5427">
          <w:delText xml:space="preserve">significance </w:delText>
        </w:r>
      </w:del>
      <w:ins w:id="394" w:author="Chris Free" w:date="2023-02-14T08:59:00Z">
        <w:r w:rsidR="00AB5427">
          <w:t xml:space="preserve">critical </w:t>
        </w:r>
        <w:r w:rsidR="00DB1D71">
          <w:t>importance</w:t>
        </w:r>
        <w:r w:rsidR="00AB5427">
          <w:t xml:space="preserve"> </w:t>
        </w:r>
      </w:ins>
      <w:r>
        <w:t>of cool water habitat</w:t>
      </w:r>
      <w:ins w:id="395" w:author="Chris Free" w:date="2023-02-14T09:00:00Z">
        <w:r w:rsidR="00964470">
          <w:t>, even</w:t>
        </w:r>
      </w:ins>
      <w:r>
        <w:t xml:space="preserve"> for warm-water species (). This decrease in </w:t>
      </w:r>
      <w:del w:id="396" w:author="Chris Free" w:date="2023-02-14T09:00:00Z">
        <w:r w:rsidDel="00430C00">
          <w:delText>the common suitable</w:delText>
        </w:r>
      </w:del>
      <w:ins w:id="397" w:author="Chris Free" w:date="2023-02-14T09:00:00Z">
        <w:r w:rsidR="00430C00">
          <w:t>cool water</w:t>
        </w:r>
      </w:ins>
      <w:r>
        <w:t xml:space="preserve"> habitat </w:t>
      </w:r>
      <w:del w:id="398" w:author="Chris Free" w:date="2023-02-14T09:01:00Z">
        <w:r w:rsidDel="00430C00">
          <w:delText>is likel</w:delText>
        </w:r>
      </w:del>
      <w:ins w:id="399" w:author="Chris Free" w:date="2023-02-14T09:01:00Z">
        <w:r w:rsidR="00430C00">
          <w:t>may be</w:t>
        </w:r>
      </w:ins>
      <w:del w:id="400" w:author="Chris Free" w:date="2023-02-14T09:01:00Z">
        <w:r w:rsidDel="00430C00">
          <w:delText>y</w:delText>
        </w:r>
      </w:del>
      <w:r>
        <w:t xml:space="preserve"> the reason for some strong negative correlations observed among different cool-water species and between cool- and warm-water species in response to warming in the same </w:t>
      </w:r>
      <w:commentRangeStart w:id="401"/>
      <w:r>
        <w:t>lakes</w:t>
      </w:r>
      <w:commentRangeEnd w:id="401"/>
      <w:r w:rsidR="006100D1">
        <w:rPr>
          <w:rStyle w:val="CommentReference"/>
        </w:rPr>
        <w:commentReference w:id="401"/>
      </w:r>
      <w:r>
        <w:t>. Conversely, consistently positive correlations between warming impacts on different warm-water species in the same lakes suggest a shared, non-competitive response to warming for these species. As a result, many lakes may experience a shift from a more diverse community of fish assemblages to one dominated by warm-water species, akin to the so-called “tropicalization”</w:t>
      </w:r>
      <w:ins w:id="402" w:author="Chris Free" w:date="2023-02-14T09:03:00Z">
        <w:r w:rsidR="00F97BDB">
          <w:t xml:space="preserve"> patterns</w:t>
        </w:r>
      </w:ins>
      <w:r>
        <w:t xml:space="preserve"> that have occurred in </w:t>
      </w:r>
      <w:ins w:id="403" w:author="Chris Free" w:date="2023-02-14T09:03:00Z">
        <w:r w:rsidR="00AF34F1">
          <w:t xml:space="preserve">many </w:t>
        </w:r>
      </w:ins>
      <w:r>
        <w:t xml:space="preserve">temperate marine ecosystems (). Mitigating global warming is crucial to prevent the decline of cool-water species at a landscape scale, and thus preserve valuable and culturally significant fisheries, such as the walleye fishery, for tribal and recreational users. Moreover, conserving cool-water species populations, given their wide </w:t>
      </w:r>
      <w:del w:id="404" w:author="Chris Free" w:date="2023-02-14T09:03:00Z">
        <w:r w:rsidDel="00A266DB">
          <w:delText xml:space="preserve">variety </w:delText>
        </w:r>
      </w:del>
      <w:ins w:id="405" w:author="Chris Free" w:date="2023-02-14T09:03:00Z">
        <w:r w:rsidR="00A266DB">
          <w:t>diversity</w:t>
        </w:r>
        <w:r w:rsidR="00A266DB">
          <w:t xml:space="preserve"> </w:t>
        </w:r>
      </w:ins>
      <w:r>
        <w:t>in</w:t>
      </w:r>
      <w:del w:id="406" w:author="Chris Free" w:date="2023-02-14T09:04:00Z">
        <w:r w:rsidDel="00A266DB">
          <w:delText xml:space="preserve"> the</w:delText>
        </w:r>
      </w:del>
      <w:r>
        <w:t xml:space="preserve"> temperate region</w:t>
      </w:r>
      <w:ins w:id="407" w:author="Chris Free" w:date="2023-02-14T09:04:00Z">
        <w:r w:rsidR="00A266DB">
          <w:t>s</w:t>
        </w:r>
      </w:ins>
      <w:r>
        <w:t>, is important for maintaining ecosystem biodiversity.</w:t>
      </w:r>
    </w:p>
    <w:p w14:paraId="63ED2BC8" w14:textId="0A4F5161" w:rsidR="00F265AA" w:rsidRDefault="00000000">
      <w:pPr>
        <w:ind w:left="220" w:right="220"/>
      </w:pPr>
      <w:r>
        <w:lastRenderedPageBreak/>
        <w:t xml:space="preserve">Climate change is widely </w:t>
      </w:r>
      <w:del w:id="408" w:author="Chris Free" w:date="2023-02-14T09:08:00Z">
        <w:r w:rsidDel="0053668D">
          <w:delText xml:space="preserve">acknowledged </w:delText>
        </w:r>
      </w:del>
      <w:ins w:id="409" w:author="Chris Free" w:date="2023-02-14T09:08:00Z">
        <w:r w:rsidR="0053668D">
          <w:t>viewed</w:t>
        </w:r>
        <w:r w:rsidR="0053668D">
          <w:t xml:space="preserve"> </w:t>
        </w:r>
      </w:ins>
      <w:r>
        <w:t>as a significant threat to ecosystem services,</w:t>
      </w:r>
      <w:del w:id="410" w:author="Chris Free" w:date="2023-02-14T09:08:00Z">
        <w:r w:rsidDel="0053668D">
          <w:delText xml:space="preserve"> owing to extensive scientific research and media attention</w:delText>
        </w:r>
      </w:del>
      <w:r>
        <w:t>. The importance of climate change cannot be underestimated, due to the scale</w:t>
      </w:r>
      <w:ins w:id="411" w:author="Chris Free" w:date="2023-02-14T09:08:00Z">
        <w:r w:rsidR="0053668D">
          <w:t xml:space="preserve"> </w:t>
        </w:r>
      </w:ins>
      <w:del w:id="412" w:author="Chris Free" w:date="2023-02-14T09:08:00Z">
        <w:r w:rsidDel="0053668D">
          <w:delText>, dimensions</w:delText>
        </w:r>
      </w:del>
      <w:ins w:id="413" w:author="Chris Free" w:date="2023-02-14T09:09:00Z">
        <w:r w:rsidR="00B433CA">
          <w:t xml:space="preserve">, </w:t>
        </w:r>
      </w:ins>
      <w:del w:id="414" w:author="Chris Free" w:date="2023-02-14T09:08:00Z">
        <w:r w:rsidDel="0053668D">
          <w:delText xml:space="preserve"> </w:delText>
        </w:r>
      </w:del>
      <w:del w:id="415" w:author="Chris Free" w:date="2023-02-14T09:09:00Z">
        <w:r w:rsidDel="00B433CA">
          <w:delText xml:space="preserve">and </w:delText>
        </w:r>
      </w:del>
      <w:r>
        <w:t>complexity</w:t>
      </w:r>
      <w:ins w:id="416" w:author="Chris Free" w:date="2023-02-14T09:09:00Z">
        <w:r w:rsidR="00B433CA">
          <w:t>, and unpredictability</w:t>
        </w:r>
      </w:ins>
      <w:r>
        <w:t xml:space="preserve"> of its impact</w:t>
      </w:r>
      <w:ins w:id="417" w:author="Chris Free" w:date="2023-02-14T09:09:00Z">
        <w:r w:rsidR="0053668D">
          <w:t>s, which frequently have no historical analogs</w:t>
        </w:r>
      </w:ins>
      <w:r>
        <w:t xml:space="preserve"> (). Nevertheless, in certain situations, other factors may have a more significant impact on ecosystem services. For example, some studies argue that climate change, while a challenge, is not the principal driver of biodiversity loss, and may be a less imminent risk than stressors such as land-use change and overexploitation (). Our study provides evidence that fishing has had a more pronounced impact on the abundance of the evaluated freshwater fish populations than warming in recent decades. Quantitative analysis of the relative importance of factors in shaping ecosystem services has considerable values, as these insights help direct our focus on primary threats and prioritize management efforts to achieve optimal results. </w:t>
      </w:r>
    </w:p>
    <w:p w14:paraId="1CB57CF6" w14:textId="77777777" w:rsidR="00F265AA" w:rsidRDefault="00F265AA">
      <w:pPr>
        <w:ind w:left="220" w:right="220"/>
      </w:pPr>
    </w:p>
    <w:p w14:paraId="7987B305" w14:textId="77777777" w:rsidR="00F265AA" w:rsidRDefault="00F265AA">
      <w:pPr>
        <w:ind w:left="220" w:right="220"/>
      </w:pPr>
    </w:p>
    <w:p w14:paraId="65EBB5DC" w14:textId="77777777" w:rsidR="00F265AA" w:rsidRDefault="00F265AA">
      <w:pPr>
        <w:ind w:left="220" w:right="220"/>
      </w:pPr>
    </w:p>
    <w:p w14:paraId="1EAC9A42" w14:textId="77777777" w:rsidR="00F265AA" w:rsidRDefault="00F265AA">
      <w:pPr>
        <w:ind w:left="220" w:right="220"/>
      </w:pPr>
    </w:p>
    <w:p w14:paraId="5EA68794" w14:textId="77777777" w:rsidR="00F265AA" w:rsidRDefault="00F265AA">
      <w:pPr>
        <w:ind w:left="220" w:right="220"/>
      </w:pPr>
    </w:p>
    <w:p w14:paraId="35AC1C0C" w14:textId="77777777" w:rsidR="00F265AA" w:rsidRDefault="00F265AA">
      <w:pPr>
        <w:ind w:left="220" w:right="220"/>
      </w:pPr>
    </w:p>
    <w:p w14:paraId="26BCC5B0" w14:textId="77777777" w:rsidR="00F265AA" w:rsidRDefault="00F265AA">
      <w:pPr>
        <w:ind w:left="220" w:right="220"/>
      </w:pPr>
    </w:p>
    <w:p w14:paraId="32F8B5CC" w14:textId="77777777" w:rsidR="00F265AA" w:rsidRDefault="00F265AA">
      <w:pPr>
        <w:ind w:left="220" w:right="220"/>
      </w:pPr>
    </w:p>
    <w:p w14:paraId="0A632A2E" w14:textId="77777777" w:rsidR="00F265AA" w:rsidRDefault="00F265AA">
      <w:pPr>
        <w:ind w:left="220" w:right="220"/>
      </w:pPr>
    </w:p>
    <w:p w14:paraId="1955DCBD" w14:textId="77777777" w:rsidR="00F265AA" w:rsidRDefault="00F265AA">
      <w:pPr>
        <w:ind w:left="220" w:right="220"/>
      </w:pPr>
    </w:p>
    <w:p w14:paraId="0E01F0B7" w14:textId="77777777" w:rsidR="00F265AA" w:rsidRDefault="00F265AA">
      <w:pPr>
        <w:ind w:left="220" w:right="220"/>
      </w:pPr>
    </w:p>
    <w:p w14:paraId="7B7C5CD7" w14:textId="77777777" w:rsidR="00F265AA" w:rsidRDefault="00F265AA">
      <w:pPr>
        <w:ind w:left="220" w:right="220"/>
      </w:pPr>
    </w:p>
    <w:p w14:paraId="6D02A56E" w14:textId="77777777" w:rsidR="00F265AA" w:rsidRDefault="00F265AA">
      <w:pPr>
        <w:ind w:left="220" w:right="220"/>
      </w:pPr>
    </w:p>
    <w:p w14:paraId="19915A95" w14:textId="77777777" w:rsidR="00F265AA" w:rsidRDefault="00F265AA">
      <w:pPr>
        <w:ind w:left="220" w:right="220"/>
      </w:pPr>
    </w:p>
    <w:p w14:paraId="784CD613" w14:textId="77777777" w:rsidR="00F265AA" w:rsidRDefault="00F265AA">
      <w:pPr>
        <w:ind w:left="220" w:right="220"/>
      </w:pPr>
    </w:p>
    <w:p w14:paraId="36BD8FD6" w14:textId="77777777" w:rsidR="00F265AA" w:rsidRDefault="00000000">
      <w:pPr>
        <w:ind w:left="220" w:right="220"/>
      </w:pPr>
      <w:r>
        <w:rPr>
          <w:noProof/>
        </w:rPr>
        <w:lastRenderedPageBreak/>
        <w:drawing>
          <wp:inline distT="0" distB="0" distL="0" distR="0" wp14:anchorId="0ADCAFA5" wp14:editId="4F4B11A6">
            <wp:extent cx="5274310" cy="527431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74310" cy="5274310"/>
                    </a:xfrm>
                    <a:prstGeom prst="rect">
                      <a:avLst/>
                    </a:prstGeom>
                    <a:ln/>
                  </pic:spPr>
                </pic:pic>
              </a:graphicData>
            </a:graphic>
          </wp:inline>
        </w:drawing>
      </w:r>
    </w:p>
    <w:p w14:paraId="2143E52D" w14:textId="2BA20D05" w:rsidR="00F265AA" w:rsidRDefault="00000000">
      <w:pPr>
        <w:ind w:left="220" w:right="220"/>
      </w:pPr>
      <w:r>
        <w:t>Fig.</w:t>
      </w:r>
      <w:ins w:id="418" w:author="Chris Free" w:date="2023-02-14T09:11:00Z">
        <w:r w:rsidR="00F63E53">
          <w:t xml:space="preserve"> </w:t>
        </w:r>
      </w:ins>
      <w:r>
        <w:t xml:space="preserve">1. (A) Map of the study area. The black triangles on the map represent the lakes </w:t>
      </w:r>
      <w:del w:id="419" w:author="Chris Free" w:date="2023-02-14T09:10:00Z">
        <w:r w:rsidDel="00AB1747">
          <w:delText>analysed</w:delText>
        </w:r>
      </w:del>
      <w:ins w:id="420" w:author="Chris Free" w:date="2023-02-14T09:10:00Z">
        <w:r w:rsidR="00AB1747">
          <w:t>analyzed</w:t>
        </w:r>
      </w:ins>
      <w:r>
        <w:t>. (B) The growing degree days from 1990 to 2021 for the</w:t>
      </w:r>
      <w:ins w:id="421" w:author="Chris Free" w:date="2023-02-14T09:11:00Z">
        <w:r w:rsidR="00AB1747">
          <w:t xml:space="preserve"> XXX</w:t>
        </w:r>
      </w:ins>
      <w:r>
        <w:t xml:space="preserve"> lakes </w:t>
      </w:r>
      <w:del w:id="422" w:author="Chris Free" w:date="2023-02-14T09:10:00Z">
        <w:r w:rsidDel="00AB1747">
          <w:delText>analysed</w:delText>
        </w:r>
      </w:del>
      <w:ins w:id="423" w:author="Chris Free" w:date="2023-02-14T09:10:00Z">
        <w:r w:rsidR="00AB1747">
          <w:t>analyzed</w:t>
        </w:r>
      </w:ins>
      <w:r>
        <w:t>. The orange line indicates a linear regression between grow</w:t>
      </w:r>
      <w:ins w:id="424" w:author="Chris Free" w:date="2023-02-14T09:10:00Z">
        <w:r w:rsidR="00AB1747">
          <w:t>ing</w:t>
        </w:r>
      </w:ins>
      <w:del w:id="425" w:author="Chris Free" w:date="2023-02-14T09:10:00Z">
        <w:r w:rsidDel="00AB1747">
          <w:delText>th</w:delText>
        </w:r>
      </w:del>
      <w:r>
        <w:t xml:space="preserve"> degree days and year. In the boxplots, the solid line indicates the median, the box indicates the interquartile range (IQR; 25th to 75th percentiles), the whiskers indicate 1.5 times the IQR, and the points beyond the whiskers indicate outliers. (C) The fluctuations of the scaled mean of catch per unit effort (CPUE) of the eight species. The mean annual CPUE is calculated across all lakes where the abundance index is available.</w:t>
      </w:r>
    </w:p>
    <w:p w14:paraId="44BBC06C" w14:textId="77777777" w:rsidR="00F265AA" w:rsidRDefault="00F265AA">
      <w:pPr>
        <w:spacing w:before="0" w:after="0"/>
        <w:ind w:left="220" w:right="220" w:firstLine="100"/>
        <w:rPr>
          <w:sz w:val="16"/>
          <w:szCs w:val="16"/>
        </w:rPr>
      </w:pPr>
    </w:p>
    <w:p w14:paraId="71D1B73D" w14:textId="77777777" w:rsidR="00F265AA" w:rsidRDefault="00F265AA">
      <w:pPr>
        <w:spacing w:before="0" w:after="0"/>
        <w:ind w:left="220" w:right="220" w:firstLine="100"/>
        <w:rPr>
          <w:sz w:val="16"/>
          <w:szCs w:val="16"/>
        </w:rPr>
      </w:pPr>
    </w:p>
    <w:p w14:paraId="156F8E5B" w14:textId="77777777" w:rsidR="00F265AA" w:rsidRDefault="00F265AA">
      <w:pPr>
        <w:spacing w:before="0" w:after="0"/>
        <w:ind w:left="220" w:right="220" w:firstLine="100"/>
        <w:rPr>
          <w:sz w:val="16"/>
          <w:szCs w:val="16"/>
        </w:rPr>
      </w:pPr>
    </w:p>
    <w:p w14:paraId="73B501D0" w14:textId="77777777" w:rsidR="00F265AA" w:rsidRDefault="00F265AA">
      <w:pPr>
        <w:spacing w:before="0" w:after="0"/>
        <w:ind w:left="220" w:right="220" w:firstLine="100"/>
        <w:rPr>
          <w:sz w:val="16"/>
          <w:szCs w:val="16"/>
        </w:rPr>
      </w:pPr>
    </w:p>
    <w:p w14:paraId="021370B8" w14:textId="77777777" w:rsidR="00F265AA" w:rsidRDefault="00F265AA">
      <w:pPr>
        <w:spacing w:before="0" w:after="0"/>
        <w:ind w:left="220" w:right="220" w:firstLine="100"/>
        <w:rPr>
          <w:sz w:val="16"/>
          <w:szCs w:val="16"/>
        </w:rPr>
      </w:pPr>
    </w:p>
    <w:p w14:paraId="3ED7E28A" w14:textId="77777777" w:rsidR="00F265AA" w:rsidRDefault="00F265AA">
      <w:pPr>
        <w:spacing w:before="0" w:after="0"/>
        <w:ind w:left="220" w:right="220" w:firstLine="100"/>
        <w:rPr>
          <w:sz w:val="16"/>
          <w:szCs w:val="16"/>
        </w:rPr>
      </w:pPr>
    </w:p>
    <w:p w14:paraId="7B1A9B9A" w14:textId="77777777" w:rsidR="00F265AA" w:rsidRDefault="00F265AA">
      <w:pPr>
        <w:spacing w:before="0" w:after="0"/>
        <w:ind w:left="220" w:right="220"/>
        <w:rPr>
          <w:sz w:val="16"/>
          <w:szCs w:val="16"/>
        </w:rPr>
      </w:pPr>
    </w:p>
    <w:p w14:paraId="46D06120" w14:textId="77777777" w:rsidR="00F265AA" w:rsidRDefault="00F265AA">
      <w:pPr>
        <w:spacing w:before="0" w:after="0"/>
        <w:ind w:left="220" w:right="220" w:firstLine="100"/>
        <w:rPr>
          <w:sz w:val="16"/>
          <w:szCs w:val="16"/>
        </w:rPr>
      </w:pPr>
    </w:p>
    <w:p w14:paraId="432ADDF8" w14:textId="77777777" w:rsidR="00F265AA" w:rsidRDefault="00000000">
      <w:pPr>
        <w:ind w:left="220" w:right="220"/>
        <w:jc w:val="left"/>
      </w:pPr>
      <w:r>
        <w:rPr>
          <w:noProof/>
        </w:rPr>
        <w:lastRenderedPageBreak/>
        <w:drawing>
          <wp:inline distT="114300" distB="114300" distL="114300" distR="114300" wp14:anchorId="0DF0FCCD" wp14:editId="711F02BC">
            <wp:extent cx="5274000" cy="64008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274000" cy="6400800"/>
                    </a:xfrm>
                    <a:prstGeom prst="rect">
                      <a:avLst/>
                    </a:prstGeom>
                    <a:ln/>
                  </pic:spPr>
                </pic:pic>
              </a:graphicData>
            </a:graphic>
          </wp:inline>
        </w:drawing>
      </w:r>
    </w:p>
    <w:p w14:paraId="5E9248A9" w14:textId="6561F2CB" w:rsidR="00F265AA" w:rsidRDefault="00000000">
      <w:pPr>
        <w:ind w:left="220" w:right="220"/>
      </w:pPr>
      <w:r>
        <w:t>Fig.</w:t>
      </w:r>
      <w:ins w:id="426" w:author="Chris Free" w:date="2023-02-14T09:11:00Z">
        <w:r w:rsidR="00F63E53">
          <w:t xml:space="preserve"> </w:t>
        </w:r>
      </w:ins>
      <w:r>
        <w:t xml:space="preserve">2. (A) Estimates of warming impact. Points show mean estimates and error bars show 95% confidence intervals. Significant positive and negative warming impacts are colored blue and red, respectively. The amount of populations with significant positive and negative impacts of warming are indicated by the number and percentage shown in blue and red, respectively. (B) Estimates of warming impact grouped by eight species. Cold-water, cool-water, and warm-water species are delineated by the blue, green, and </w:t>
      </w:r>
      <w:del w:id="427" w:author="Chris Free" w:date="2023-02-14T09:12:00Z">
        <w:r w:rsidDel="00F63E53">
          <w:delText xml:space="preserve">coral </w:delText>
        </w:r>
      </w:del>
      <w:ins w:id="428" w:author="Chris Free" w:date="2023-02-14T09:12:00Z">
        <w:r w:rsidR="00F63E53">
          <w:t>red</w:t>
        </w:r>
        <w:r w:rsidR="00F63E53">
          <w:t xml:space="preserve"> </w:t>
        </w:r>
      </w:ins>
      <w:r>
        <w:t>shading, respectively. The thermal affinity classifications are based on field studies of distribution and abundance in relation to water temperature (</w:t>
      </w:r>
      <w:r w:rsidRPr="00F63E53">
        <w:rPr>
          <w:highlight w:val="yellow"/>
          <w:rPrChange w:id="429" w:author="Chris Free" w:date="2023-02-14T09:12:00Z">
            <w:rPr/>
          </w:rPrChange>
        </w:rPr>
        <w:t>citation</w:t>
      </w:r>
      <w:r>
        <w:t xml:space="preserve">). In the boxplots, the solid line indicates the median, the box indicates the interquartile range (IQR; 25th to 75th percentiles), the whiskers indicate 1.5 times the IQR, and the points beyond the whiskers indicate outliers. (C) The relationship between absolute value of </w:t>
      </w:r>
      <w:ins w:id="430" w:author="Chris Free" w:date="2023-02-14T09:12:00Z">
        <w:r w:rsidR="00F63E53">
          <w:t xml:space="preserve">the </w:t>
        </w:r>
      </w:ins>
      <w:r>
        <w:t>warming impact and depletion</w:t>
      </w:r>
      <w:ins w:id="431" w:author="Chris Free" w:date="2023-02-14T09:12:00Z">
        <w:r w:rsidR="00F63E53">
          <w:t xml:space="preserve"> </w:t>
        </w:r>
      </w:ins>
      <w:del w:id="432" w:author="Chris Free" w:date="2023-02-14T09:12:00Z">
        <w:r w:rsidDel="00F63E53">
          <w:delText xml:space="preserve"> rate </w:delText>
        </w:r>
      </w:del>
      <w:r>
        <w:t xml:space="preserve">(ratio of biomass over carrying capacity) </w:t>
      </w:r>
      <w:ins w:id="433" w:author="Chris Free" w:date="2023-02-14T09:12:00Z">
        <w:r w:rsidR="00F63E53">
          <w:t>in</w:t>
        </w:r>
      </w:ins>
      <w:del w:id="434" w:author="Chris Free" w:date="2023-02-14T09:12:00Z">
        <w:r w:rsidDel="00F63E53">
          <w:delText>of</w:delText>
        </w:r>
      </w:del>
      <w:r>
        <w:t xml:space="preserve"> the initial year. The correlation coefficient and the P value are printed </w:t>
      </w:r>
      <w:del w:id="435" w:author="Chris Free" w:date="2023-02-14T09:13:00Z">
        <w:r w:rsidDel="00F63E53">
          <w:delText>on the figure</w:delText>
        </w:r>
      </w:del>
      <w:ins w:id="436" w:author="Chris Free" w:date="2023-02-14T09:13:00Z">
        <w:r w:rsidR="00F63E53">
          <w:t>in the top-right corner</w:t>
        </w:r>
      </w:ins>
      <w:r>
        <w:t xml:space="preserve">. </w:t>
      </w:r>
    </w:p>
    <w:p w14:paraId="2CFA65DE" w14:textId="77777777" w:rsidR="00F265AA" w:rsidRDefault="00F265AA">
      <w:pPr>
        <w:ind w:left="220" w:right="220"/>
      </w:pPr>
    </w:p>
    <w:p w14:paraId="1D22D3C3" w14:textId="77777777" w:rsidR="00F265AA" w:rsidRDefault="00000000">
      <w:pPr>
        <w:ind w:left="220" w:right="220"/>
      </w:pPr>
      <w:r>
        <w:rPr>
          <w:noProof/>
        </w:rPr>
        <w:lastRenderedPageBreak/>
        <w:drawing>
          <wp:inline distT="114300" distB="114300" distL="114300" distR="114300" wp14:anchorId="4DB8E453" wp14:editId="33443C1D">
            <wp:extent cx="3539067" cy="4072467"/>
            <wp:effectExtent l="0" t="0" r="4445"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542773" cy="4076732"/>
                    </a:xfrm>
                    <a:prstGeom prst="rect">
                      <a:avLst/>
                    </a:prstGeom>
                    <a:ln/>
                  </pic:spPr>
                </pic:pic>
              </a:graphicData>
            </a:graphic>
          </wp:inline>
        </w:drawing>
      </w:r>
    </w:p>
    <w:p w14:paraId="43EBC5CB" w14:textId="6404C72D" w:rsidR="004342A5" w:rsidRDefault="00000000" w:rsidP="00D62CD3">
      <w:pPr>
        <w:ind w:left="220" w:right="220"/>
        <w:rPr>
          <w:ins w:id="437" w:author="Chris Free" w:date="2023-02-13T20:49:00Z"/>
        </w:rPr>
      </w:pPr>
      <w:r>
        <w:t>Fig.</w:t>
      </w:r>
      <w:ins w:id="438" w:author="Chris Free" w:date="2023-02-14T09:13:00Z">
        <w:r w:rsidR="00B63AA3">
          <w:t xml:space="preserve"> </w:t>
        </w:r>
      </w:ins>
      <w:r>
        <w:t xml:space="preserve">3. Correlations of warming impacts on populations of cool-/warm-water species that coexist in the same lakes. </w:t>
      </w:r>
      <w:ins w:id="439" w:author="Chris Free" w:date="2023-02-14T09:13:00Z">
        <w:r w:rsidR="00B63AA3">
          <w:t>S</w:t>
        </w:r>
      </w:ins>
      <w:ins w:id="440" w:author="Chris Free" w:date="2023-02-14T09:14:00Z">
        <w:r w:rsidR="00B63AA3">
          <w:t xml:space="preserve">pecies are ordered based on increasing affinity to warm warter. </w:t>
        </w:r>
      </w:ins>
      <w:r>
        <w:t>Note that cold-water species cisco is not included due to the limited number of its populations and non-coexistence with most of the other species.</w:t>
      </w:r>
    </w:p>
    <w:p w14:paraId="45322F77" w14:textId="3DFBA26B" w:rsidR="004342A5" w:rsidRDefault="004342A5">
      <w:pPr>
        <w:ind w:left="220" w:right="220"/>
        <w:rPr>
          <w:ins w:id="441" w:author="Chris Free" w:date="2023-02-13T20:49:00Z"/>
        </w:rPr>
      </w:pPr>
      <w:ins w:id="442" w:author="Chris Free" w:date="2023-02-13T20:49:00Z">
        <w:r>
          <w:t>How about something like this</w:t>
        </w:r>
      </w:ins>
      <w:ins w:id="443" w:author="Chris Free" w:date="2023-02-14T09:13:00Z">
        <w:r w:rsidR="00B63AA3">
          <w:t xml:space="preserve"> (order by thermal affinity as</w:t>
        </w:r>
      </w:ins>
      <w:ins w:id="444" w:author="Chris Free" w:date="2023-02-14T09:14:00Z">
        <w:r w:rsidR="00B63AA3">
          <w:t xml:space="preserve"> in Fig. 2B)</w:t>
        </w:r>
      </w:ins>
      <w:ins w:id="445" w:author="Chris Free" w:date="2023-02-13T20:49:00Z">
        <w:r>
          <w:t>:</w:t>
        </w:r>
      </w:ins>
    </w:p>
    <w:p w14:paraId="7DD83EAD" w14:textId="4CAC2901" w:rsidR="004342A5" w:rsidRDefault="00D62CD3">
      <w:pPr>
        <w:ind w:left="220" w:right="220"/>
      </w:pPr>
      <w:ins w:id="446" w:author="Chris Free" w:date="2023-02-13T20:59:00Z">
        <w:r>
          <w:rPr>
            <w:noProof/>
          </w:rPr>
          <w:drawing>
            <wp:inline distT="0" distB="0" distL="0" distR="0" wp14:anchorId="03ADF4CB" wp14:editId="4D77C2A4">
              <wp:extent cx="2928357" cy="227753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501" cy="2281534"/>
                      </a:xfrm>
                      <a:prstGeom prst="rect">
                        <a:avLst/>
                      </a:prstGeom>
                    </pic:spPr>
                  </pic:pic>
                </a:graphicData>
              </a:graphic>
            </wp:inline>
          </w:drawing>
        </w:r>
      </w:ins>
    </w:p>
    <w:p w14:paraId="364952C9" w14:textId="77777777" w:rsidR="00F265AA" w:rsidRDefault="00000000">
      <w:pPr>
        <w:ind w:left="220" w:right="220"/>
      </w:pPr>
      <w:r>
        <w:rPr>
          <w:noProof/>
        </w:rPr>
        <w:lastRenderedPageBreak/>
        <w:drawing>
          <wp:inline distT="114300" distB="114300" distL="114300" distR="114300" wp14:anchorId="59B9C849" wp14:editId="47457A00">
            <wp:extent cx="5274000" cy="48514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74000" cy="4851400"/>
                    </a:xfrm>
                    <a:prstGeom prst="rect">
                      <a:avLst/>
                    </a:prstGeom>
                    <a:ln/>
                  </pic:spPr>
                </pic:pic>
              </a:graphicData>
            </a:graphic>
          </wp:inline>
        </w:drawing>
      </w:r>
    </w:p>
    <w:p w14:paraId="35F9CC9A" w14:textId="56B059FB" w:rsidR="00F265AA" w:rsidRDefault="00000000" w:rsidP="00794306">
      <w:pPr>
        <w:ind w:left="220" w:right="220"/>
        <w:jc w:val="left"/>
        <w:pPrChange w:id="447" w:author="Chris Free" w:date="2023-02-14T09:15:00Z">
          <w:pPr>
            <w:ind w:left="220" w:right="220"/>
            <w:jc w:val="center"/>
          </w:pPr>
        </w:pPrChange>
      </w:pPr>
      <w:r>
        <w:t>Fig.</w:t>
      </w:r>
      <w:ins w:id="448" w:author="Chris Free" w:date="2023-02-14T09:15:00Z">
        <w:r w:rsidR="00794306">
          <w:t xml:space="preserve"> </w:t>
        </w:r>
      </w:ins>
      <w:r>
        <w:t xml:space="preserve">4. The depletion </w:t>
      </w:r>
      <w:del w:id="449" w:author="Chris Free" w:date="2023-02-14T09:15:00Z">
        <w:r w:rsidDel="009C0C3A">
          <w:delText xml:space="preserve">rates </w:delText>
        </w:r>
      </w:del>
      <w:r>
        <w:t>(ratio of biomass to carrying capacity) in the terminal years for each population grouped by species</w:t>
      </w:r>
      <w:ins w:id="450" w:author="Chris Free" w:date="2023-02-14T09:15:00Z">
        <w:r w:rsidR="0090696F">
          <w:t xml:space="preserve"> and the expected change in depletion in the absence of fishing (blue arrows) and temperature variation (</w:t>
        </w:r>
      </w:ins>
      <w:ins w:id="451" w:author="Chris Free" w:date="2023-02-14T09:16:00Z">
        <w:r w:rsidR="0090696F">
          <w:t>red arrows)</w:t>
        </w:r>
      </w:ins>
      <w:r>
        <w:t>.</w:t>
      </w:r>
      <w:ins w:id="452" w:author="Chris Free" w:date="2023-02-14T09:16:00Z">
        <w:r w:rsidR="006B2947">
          <w:t xml:space="preserve"> </w:t>
        </w:r>
      </w:ins>
      <w:ins w:id="453" w:author="Chris Free" w:date="2023-02-14T09:17:00Z">
        <w:r w:rsidR="00D019C1">
          <w:t>As a general rule of thumb</w:t>
        </w:r>
      </w:ins>
      <w:ins w:id="454" w:author="Chris Free" w:date="2023-02-14T09:16:00Z">
        <w:r w:rsidR="00D019C1">
          <w:t xml:space="preserve">, populations </w:t>
        </w:r>
      </w:ins>
      <w:ins w:id="455" w:author="Chris Free" w:date="2023-02-14T09:17:00Z">
        <w:r w:rsidR="00D019C1">
          <w:t xml:space="preserve">with a </w:t>
        </w:r>
      </w:ins>
      <w:ins w:id="456" w:author="Chris Free" w:date="2023-02-14T09:16:00Z">
        <w:r w:rsidR="00D019C1">
          <w:t xml:space="preserve">depletion of </w:t>
        </w:r>
      </w:ins>
      <w:ins w:id="457" w:author="Chris Free" w:date="2023-02-14T09:17:00Z">
        <w:r w:rsidR="00D019C1">
          <w:t>0</w:t>
        </w:r>
      </w:ins>
      <w:ins w:id="458" w:author="Chris Free" w:date="2023-02-14T09:16:00Z">
        <w:r w:rsidR="00D019C1">
          <w:t>.</w:t>
        </w:r>
      </w:ins>
      <w:ins w:id="459" w:author="Chris Free" w:date="2023-02-14T09:17:00Z">
        <w:r w:rsidR="00D019C1">
          <w:t>5</w:t>
        </w:r>
      </w:ins>
      <w:ins w:id="460" w:author="Chris Free" w:date="2023-02-14T09:16:00Z">
        <w:r w:rsidR="00D019C1">
          <w:t xml:space="preserve"> are considered </w:t>
        </w:r>
      </w:ins>
      <w:ins w:id="461" w:author="Chris Free" w:date="2023-02-14T09:18:00Z">
        <w:r w:rsidR="000248DA">
          <w:t>maximally sustainably</w:t>
        </w:r>
      </w:ins>
      <w:ins w:id="462" w:author="Chris Free" w:date="2023-02-14T09:17:00Z">
        <w:r w:rsidR="00D019C1">
          <w:t xml:space="preserve"> fished and populations with depletion less than 0.25 are considered </w:t>
        </w:r>
        <w:commentRangeStart w:id="463"/>
        <w:r w:rsidR="00D019C1">
          <w:t>overfished</w:t>
        </w:r>
      </w:ins>
      <w:commentRangeEnd w:id="463"/>
      <w:ins w:id="464" w:author="Chris Free" w:date="2023-02-14T09:20:00Z">
        <w:r w:rsidR="009C5313">
          <w:rPr>
            <w:rStyle w:val="CommentReference"/>
          </w:rPr>
          <w:commentReference w:id="463"/>
        </w:r>
      </w:ins>
      <w:ins w:id="465" w:author="Chris Free" w:date="2023-02-14T09:17:00Z">
        <w:r w:rsidR="00D019C1">
          <w:t>.</w:t>
        </w:r>
      </w:ins>
      <w:del w:id="466" w:author="Chris Free" w:date="2023-02-14T09:16:00Z">
        <w:r w:rsidDel="0090696F">
          <w:delText xml:space="preserve"> The blue and red arrows point to the depletion rates in the absence of fishing and temperature variation, respectively.</w:delText>
        </w:r>
      </w:del>
    </w:p>
    <w:p w14:paraId="4B2AF2C8" w14:textId="77777777" w:rsidR="00F265AA" w:rsidRDefault="00000000">
      <w:pPr>
        <w:ind w:left="220" w:right="220"/>
      </w:pPr>
      <w:r>
        <w:rPr>
          <w:noProof/>
        </w:rPr>
        <w:lastRenderedPageBreak/>
        <w:drawing>
          <wp:inline distT="114300" distB="114300" distL="114300" distR="114300" wp14:anchorId="4F6637E7" wp14:editId="1F7B73F5">
            <wp:extent cx="5274000" cy="5270500"/>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274000" cy="5270500"/>
                    </a:xfrm>
                    <a:prstGeom prst="rect">
                      <a:avLst/>
                    </a:prstGeom>
                    <a:ln/>
                  </pic:spPr>
                </pic:pic>
              </a:graphicData>
            </a:graphic>
          </wp:inline>
        </w:drawing>
      </w:r>
    </w:p>
    <w:p w14:paraId="49B0BD65" w14:textId="5646B9C4" w:rsidR="00F265AA" w:rsidRDefault="00000000" w:rsidP="004F11FE">
      <w:pPr>
        <w:ind w:left="220" w:right="220"/>
        <w:jc w:val="left"/>
        <w:pPrChange w:id="467" w:author="Chris Free" w:date="2023-02-14T09:20:00Z">
          <w:pPr>
            <w:ind w:left="220" w:right="220"/>
            <w:jc w:val="center"/>
          </w:pPr>
        </w:pPrChange>
      </w:pPr>
      <w:r>
        <w:t>Fig.</w:t>
      </w:r>
      <w:ins w:id="468" w:author="Chris Free" w:date="2023-02-14T09:20:00Z">
        <w:r w:rsidR="004F11FE">
          <w:t xml:space="preserve"> </w:t>
        </w:r>
      </w:ins>
      <w:r>
        <w:t xml:space="preserve">5. Comparison of the relative impact of temperature variation and fishing on stock depletion. </w:t>
      </w:r>
      <w:ins w:id="469" w:author="Chris Free" w:date="2023-02-14T09:23:00Z">
        <w:r w:rsidR="00FB417B">
          <w:t xml:space="preserve">Each point represents a population where </w:t>
        </w:r>
      </w:ins>
      <w:del w:id="470" w:author="Chris Free" w:date="2023-02-14T09:23:00Z">
        <w:r w:rsidDel="00FB417B">
          <w:delText xml:space="preserve">The x-axis shows the exclusive contribution of fishing to stock depletion in the final year, while the y-axis shows the exclusive contribution of temperature variation. </w:delText>
        </w:r>
      </w:del>
      <w:ins w:id="471" w:author="Chris Free" w:date="2023-02-14T09:23:00Z">
        <w:r w:rsidR="00FB417B">
          <w:t xml:space="preserve">populations </w:t>
        </w:r>
      </w:ins>
      <w:ins w:id="472" w:author="Chris Free" w:date="2023-02-14T09:25:00Z">
        <w:r w:rsidR="007B05FD">
          <w:t xml:space="preserve">may be </w:t>
        </w:r>
      </w:ins>
      <w:del w:id="473" w:author="Chris Free" w:date="2023-02-14T09:23:00Z">
        <w:r w:rsidDel="00FB417B">
          <w:delText xml:space="preserve">The plot displays populations as points colored in red </w:delText>
        </w:r>
      </w:del>
      <w:del w:id="474" w:author="Chris Free" w:date="2023-02-14T09:24:00Z">
        <w:r w:rsidDel="00FB417B">
          <w:delText>(</w:delText>
        </w:r>
      </w:del>
      <w:r>
        <w:t xml:space="preserve">depleted </w:t>
      </w:r>
      <w:ins w:id="475" w:author="Chris Free" w:date="2023-02-14T09:25:00Z">
        <w:r w:rsidR="00A51E55">
          <w:t>by temperature variation more than fishing</w:t>
        </w:r>
      </w:ins>
      <w:del w:id="476" w:author="Chris Free" w:date="2023-02-14T09:25:00Z">
        <w:r w:rsidDel="00A51E55">
          <w:delText>more by temperature variation</w:delText>
        </w:r>
      </w:del>
      <w:ins w:id="477" w:author="Chris Free" w:date="2023-02-14T09:25:00Z">
        <w:r w:rsidR="00A51E55">
          <w:t xml:space="preserve"> </w:t>
        </w:r>
        <w:r w:rsidR="007B05FD">
          <w:t>(red</w:t>
        </w:r>
        <w:r w:rsidR="00A51E55">
          <w:t xml:space="preserve"> p</w:t>
        </w:r>
      </w:ins>
      <w:ins w:id="478" w:author="Chris Free" w:date="2023-02-14T09:26:00Z">
        <w:r w:rsidR="00A51E55">
          <w:t>oints</w:t>
        </w:r>
      </w:ins>
      <w:r>
        <w:t xml:space="preserve">), </w:t>
      </w:r>
      <w:del w:id="479" w:author="Chris Free" w:date="2023-02-14T09:24:00Z">
        <w:r w:rsidDel="00FB417B">
          <w:delText xml:space="preserve">coral </w:delText>
        </w:r>
      </w:del>
      <w:ins w:id="480" w:author="Chris Free" w:date="2023-02-14T09:26:00Z">
        <w:r w:rsidR="00A51E55">
          <w:t>may be</w:t>
        </w:r>
      </w:ins>
      <w:ins w:id="481" w:author="Chris Free" w:date="2023-02-14T09:24:00Z">
        <w:r w:rsidR="00FB417B">
          <w:t xml:space="preserve"> </w:t>
        </w:r>
      </w:ins>
      <w:del w:id="482" w:author="Chris Free" w:date="2023-02-14T09:24:00Z">
        <w:r w:rsidDel="00FB417B">
          <w:delText>(</w:delText>
        </w:r>
      </w:del>
      <w:r>
        <w:t>depleted more by fishing</w:t>
      </w:r>
      <w:ins w:id="483" w:author="Chris Free" w:date="2023-02-14T09:26:00Z">
        <w:r w:rsidR="00A51E55">
          <w:t xml:space="preserve"> than temperature variation (orange points)</w:t>
        </w:r>
      </w:ins>
      <w:del w:id="484" w:author="Chris Free" w:date="2023-02-14T09:24:00Z">
        <w:r w:rsidDel="00FB417B">
          <w:delText>)</w:delText>
        </w:r>
      </w:del>
      <w:r>
        <w:t xml:space="preserve">, </w:t>
      </w:r>
      <w:del w:id="485" w:author="Chris Free" w:date="2023-02-14T09:24:00Z">
        <w:r w:rsidDel="00FB417B">
          <w:delText xml:space="preserve">dark </w:delText>
        </w:r>
      </w:del>
      <w:del w:id="486" w:author="Chris Free" w:date="2023-02-14T09:26:00Z">
        <w:r w:rsidDel="00A51E55">
          <w:delText>green</w:delText>
        </w:r>
      </w:del>
      <w:del w:id="487" w:author="Chris Free" w:date="2023-02-14T09:24:00Z">
        <w:r w:rsidDel="00FB417B">
          <w:delText xml:space="preserve"> (</w:delText>
        </w:r>
      </w:del>
      <w:ins w:id="488" w:author="Chris Free" w:date="2023-02-14T09:26:00Z">
        <w:r w:rsidR="00A51E55">
          <w:t>may have</w:t>
        </w:r>
      </w:ins>
      <w:ins w:id="489" w:author="Chris Free" w:date="2023-02-14T09:24:00Z">
        <w:r w:rsidR="00FB417B">
          <w:t xml:space="preserve"> </w:t>
        </w:r>
      </w:ins>
      <w:r>
        <w:t>fishing</w:t>
      </w:r>
      <w:ins w:id="490" w:author="Chris Free" w:date="2023-02-14T09:26:00Z">
        <w:r w:rsidR="00A51E55">
          <w:t xml:space="preserve"> impacts </w:t>
        </w:r>
      </w:ins>
      <w:del w:id="491" w:author="Chris Free" w:date="2023-02-14T09:26:00Z">
        <w:r w:rsidDel="00A51E55">
          <w:delText xml:space="preserve"> was </w:delText>
        </w:r>
      </w:del>
      <w:r>
        <w:t>partially offset by temperature variation</w:t>
      </w:r>
      <w:ins w:id="492" w:author="Chris Free" w:date="2023-02-14T09:26:00Z">
        <w:r w:rsidR="00A51E55">
          <w:t xml:space="preserve"> (green points)</w:t>
        </w:r>
      </w:ins>
      <w:del w:id="493" w:author="Chris Free" w:date="2023-02-14T09:24:00Z">
        <w:r w:rsidDel="00FB417B">
          <w:delText>)</w:delText>
        </w:r>
      </w:del>
      <w:r>
        <w:t xml:space="preserve">, </w:t>
      </w:r>
      <w:ins w:id="494" w:author="Chris Free" w:date="2023-02-14T09:27:00Z">
        <w:r w:rsidR="00A51E55">
          <w:t xml:space="preserve">or may have fishing impacts </w:t>
        </w:r>
      </w:ins>
      <w:del w:id="495" w:author="Chris Free" w:date="2023-02-14T09:27:00Z">
        <w:r w:rsidDel="00A51E55">
          <w:delText xml:space="preserve">and blue </w:delText>
        </w:r>
      </w:del>
      <w:del w:id="496" w:author="Chris Free" w:date="2023-02-14T09:25:00Z">
        <w:r w:rsidDel="00FB417B">
          <w:delText>(</w:delText>
        </w:r>
      </w:del>
      <w:del w:id="497" w:author="Chris Free" w:date="2023-02-14T09:27:00Z">
        <w:r w:rsidDel="00A51E55">
          <w:delText>fishing was</w:delText>
        </w:r>
      </w:del>
      <w:r>
        <w:t xml:space="preserve"> fully offset by temperature variation</w:t>
      </w:r>
      <w:ins w:id="498" w:author="Chris Free" w:date="2023-02-14T09:27:00Z">
        <w:r w:rsidR="00A51E55">
          <w:t xml:space="preserve"> (blue points)</w:t>
        </w:r>
      </w:ins>
      <w:del w:id="499" w:author="Chris Free" w:date="2023-02-14T09:25:00Z">
        <w:r w:rsidDel="00FB417B">
          <w:delText>)</w:delText>
        </w:r>
      </w:del>
      <w:r>
        <w:t>. The numbers in each color represent the percentage of populations that fall into each category.</w:t>
      </w:r>
    </w:p>
    <w:p w14:paraId="1C5EA442" w14:textId="77777777" w:rsidR="00F265AA" w:rsidRDefault="00F265AA">
      <w:pPr>
        <w:spacing w:before="0" w:after="0"/>
        <w:ind w:left="220" w:right="220" w:firstLine="100"/>
      </w:pPr>
    </w:p>
    <w:p w14:paraId="75D04646" w14:textId="77777777" w:rsidR="00F265AA" w:rsidRDefault="00F265AA">
      <w:pPr>
        <w:spacing w:before="0" w:after="0"/>
        <w:ind w:left="220" w:right="220" w:firstLine="100"/>
      </w:pPr>
    </w:p>
    <w:p w14:paraId="5224E483" w14:textId="77777777" w:rsidR="00F265AA" w:rsidRDefault="00F265AA">
      <w:pPr>
        <w:spacing w:before="0" w:after="0"/>
        <w:ind w:left="220" w:right="220" w:firstLine="100"/>
      </w:pPr>
    </w:p>
    <w:p w14:paraId="6C5F63CF" w14:textId="77777777" w:rsidR="00F265AA" w:rsidRDefault="00F265AA">
      <w:pPr>
        <w:spacing w:before="0" w:after="0"/>
        <w:ind w:left="220" w:right="220" w:firstLine="100"/>
      </w:pPr>
    </w:p>
    <w:p w14:paraId="2284DD75" w14:textId="77777777" w:rsidR="00F265AA" w:rsidRDefault="00F265AA">
      <w:pPr>
        <w:spacing w:before="0" w:after="0"/>
        <w:ind w:left="220" w:right="220" w:firstLine="100"/>
      </w:pPr>
    </w:p>
    <w:p w14:paraId="5E30A2A6" w14:textId="77777777" w:rsidR="00F265AA" w:rsidRDefault="00F265AA">
      <w:pPr>
        <w:spacing w:before="0" w:after="0"/>
        <w:ind w:left="220" w:right="220"/>
      </w:pPr>
    </w:p>
    <w:sectPr w:rsidR="00F265AA">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hris Free" w:date="2023-02-13T18:30:00Z" w:initials="CF">
    <w:p w14:paraId="6641E57C" w14:textId="77777777" w:rsidR="00096A39" w:rsidRDefault="00096A39" w:rsidP="00B010FB">
      <w:pPr>
        <w:ind w:left="220" w:right="220"/>
        <w:jc w:val="left"/>
      </w:pPr>
      <w:r>
        <w:rPr>
          <w:rStyle w:val="CommentReference"/>
        </w:rPr>
        <w:annotationRef/>
      </w:r>
      <w:r>
        <w:rPr>
          <w:color w:val="000000"/>
          <w:sz w:val="20"/>
          <w:szCs w:val="20"/>
        </w:rPr>
        <w:t>Called “Midwestern United States” below. Be consistent throughout?</w:t>
      </w:r>
    </w:p>
  </w:comment>
  <w:comment w:id="48" w:author="Chris Free" w:date="2023-02-13T18:16:00Z" w:initials="CF">
    <w:p w14:paraId="20EACB7B" w14:textId="0AFC2C3A" w:rsidR="00B81EC1" w:rsidRDefault="00B81EC1" w:rsidP="00DB24D9">
      <w:pPr>
        <w:ind w:left="220" w:right="220"/>
        <w:jc w:val="left"/>
      </w:pPr>
      <w:r>
        <w:rPr>
          <w:rStyle w:val="CommentReference"/>
        </w:rPr>
        <w:annotationRef/>
      </w:r>
      <w:r>
        <w:rPr>
          <w:color w:val="000000"/>
          <w:sz w:val="20"/>
          <w:szCs w:val="20"/>
        </w:rPr>
        <w:t>How about “will help to avoid the most negative impacts of climate change”.</w:t>
      </w:r>
    </w:p>
  </w:comment>
  <w:comment w:id="135" w:author="Chris Free" w:date="2023-02-13T18:57:00Z" w:initials="CF">
    <w:p w14:paraId="34385C33" w14:textId="77777777" w:rsidR="00E3324D" w:rsidRDefault="00E3324D" w:rsidP="00F808E8">
      <w:pPr>
        <w:ind w:left="220" w:right="220"/>
        <w:jc w:val="left"/>
      </w:pPr>
      <w:r>
        <w:rPr>
          <w:rStyle w:val="CommentReference"/>
        </w:rPr>
        <w:annotationRef/>
      </w:r>
      <w:r>
        <w:rPr>
          <w:color w:val="000000"/>
          <w:sz w:val="20"/>
          <w:szCs w:val="20"/>
        </w:rPr>
        <w:t>Maybe delete this?</w:t>
      </w:r>
    </w:p>
  </w:comment>
  <w:comment w:id="234" w:author="Chris Free" w:date="2023-02-13T19:22:00Z" w:initials="CF">
    <w:p w14:paraId="5BB848FB" w14:textId="77777777" w:rsidR="00EA4C8B" w:rsidRDefault="002D41B7" w:rsidP="00011B20">
      <w:pPr>
        <w:ind w:left="220" w:right="220"/>
        <w:jc w:val="left"/>
      </w:pPr>
      <w:r>
        <w:rPr>
          <w:rStyle w:val="CommentReference"/>
        </w:rPr>
        <w:annotationRef/>
      </w:r>
      <w:r w:rsidR="00EA4C8B">
        <w:rPr>
          <w:sz w:val="20"/>
          <w:szCs w:val="20"/>
        </w:rPr>
        <w:t>Could cite Szuwalski rebuttal to my Science paper. This could even help show that we addressed concerns from this rebutall</w:t>
      </w:r>
    </w:p>
  </w:comment>
  <w:comment w:id="339" w:author="Chris Free" w:date="2023-02-13T20:06:00Z" w:initials="CF">
    <w:p w14:paraId="31EC0CB5" w14:textId="77777777" w:rsidR="00DC3A7E" w:rsidRDefault="00DC3A7E" w:rsidP="00C558B9">
      <w:pPr>
        <w:ind w:left="220" w:right="220"/>
        <w:jc w:val="left"/>
      </w:pPr>
      <w:r>
        <w:rPr>
          <w:rStyle w:val="CommentReference"/>
        </w:rPr>
        <w:annotationRef/>
      </w:r>
      <w:r>
        <w:rPr>
          <w:color w:val="000000"/>
          <w:sz w:val="20"/>
          <w:szCs w:val="20"/>
        </w:rPr>
        <w:t>Can we rephrase to be a topic sentence in which Fig 3 gets cited parenthetically at the end?</w:t>
      </w:r>
    </w:p>
  </w:comment>
  <w:comment w:id="341" w:author="Chris Free" w:date="2023-02-13T20:08:00Z" w:initials="CF">
    <w:p w14:paraId="78D8C182" w14:textId="77777777" w:rsidR="00027D7D" w:rsidRDefault="00027D7D" w:rsidP="00672596">
      <w:pPr>
        <w:ind w:left="220" w:right="220"/>
        <w:jc w:val="left"/>
      </w:pPr>
      <w:r>
        <w:rPr>
          <w:rStyle w:val="CommentReference"/>
        </w:rPr>
        <w:annotationRef/>
      </w:r>
      <w:r>
        <w:rPr>
          <w:color w:val="000000"/>
          <w:sz w:val="20"/>
          <w:szCs w:val="20"/>
        </w:rPr>
        <w:t>I think all of this could get deleted? At least written in a way that is more describing the results rather than pointing to the figure.</w:t>
      </w:r>
    </w:p>
  </w:comment>
  <w:comment w:id="357" w:author="Chris Free" w:date="2023-02-14T08:47:00Z" w:initials="CF">
    <w:p w14:paraId="506F1C18" w14:textId="77777777" w:rsidR="006F13D7" w:rsidRDefault="006F13D7" w:rsidP="00D7447E">
      <w:pPr>
        <w:ind w:left="220" w:right="220"/>
        <w:jc w:val="left"/>
      </w:pPr>
      <w:r>
        <w:rPr>
          <w:rStyle w:val="CommentReference"/>
        </w:rPr>
        <w:annotationRef/>
      </w:r>
      <w:r>
        <w:rPr>
          <w:color w:val="000000"/>
          <w:sz w:val="20"/>
          <w:szCs w:val="20"/>
        </w:rPr>
        <w:t>Could cite https://www.science.org/doi/10.1126/sciadv.aao1378</w:t>
      </w:r>
    </w:p>
  </w:comment>
  <w:comment w:id="369" w:author="Chris Free" w:date="2023-02-14T08:51:00Z" w:initials="CF">
    <w:p w14:paraId="4B644F57" w14:textId="77777777" w:rsidR="00557DA0" w:rsidRDefault="00557DA0" w:rsidP="00FF57EE">
      <w:pPr>
        <w:ind w:left="220" w:right="220"/>
        <w:jc w:val="left"/>
      </w:pPr>
      <w:r>
        <w:rPr>
          <w:rStyle w:val="CommentReference"/>
        </w:rPr>
        <w:annotationRef/>
      </w:r>
      <w:r>
        <w:rPr>
          <w:color w:val="000000"/>
          <w:sz w:val="20"/>
          <w:szCs w:val="20"/>
        </w:rPr>
        <w:t>Could cite these:</w:t>
      </w:r>
    </w:p>
    <w:p w14:paraId="6244A355" w14:textId="77777777" w:rsidR="00557DA0" w:rsidRDefault="00557DA0" w:rsidP="00FF57EE">
      <w:pPr>
        <w:ind w:left="220" w:right="220"/>
        <w:jc w:val="left"/>
      </w:pPr>
    </w:p>
    <w:p w14:paraId="7E3ACED7" w14:textId="77777777" w:rsidR="00557DA0" w:rsidRDefault="00557DA0" w:rsidP="00FF57EE">
      <w:pPr>
        <w:ind w:left="220" w:right="220"/>
        <w:jc w:val="left"/>
      </w:pPr>
      <w:hyperlink r:id="rId1" w:history="1">
        <w:r w:rsidRPr="00FF57EE">
          <w:rPr>
            <w:rStyle w:val="Hyperlink"/>
            <w:sz w:val="20"/>
            <w:szCs w:val="20"/>
          </w:rPr>
          <w:t>https://www.pnas.org/doi/abs/10.1073/pnas.1422020112</w:t>
        </w:r>
      </w:hyperlink>
    </w:p>
    <w:p w14:paraId="311DFB94" w14:textId="77777777" w:rsidR="00557DA0" w:rsidRDefault="00557DA0" w:rsidP="00FF57EE">
      <w:pPr>
        <w:ind w:left="220" w:right="220"/>
        <w:jc w:val="left"/>
      </w:pPr>
    </w:p>
    <w:p w14:paraId="66491EC7" w14:textId="77777777" w:rsidR="00557DA0" w:rsidRDefault="00557DA0" w:rsidP="00FF57EE">
      <w:pPr>
        <w:ind w:left="220" w:right="220"/>
        <w:jc w:val="left"/>
      </w:pPr>
      <w:r>
        <w:rPr>
          <w:color w:val="000000"/>
          <w:sz w:val="20"/>
          <w:szCs w:val="20"/>
        </w:rPr>
        <w:t>Why fishing magnifies fluctuations in fish abundance</w:t>
      </w:r>
    </w:p>
    <w:p w14:paraId="1E2E931C" w14:textId="77777777" w:rsidR="00557DA0" w:rsidRDefault="00557DA0" w:rsidP="00FF57EE">
      <w:pPr>
        <w:ind w:left="220" w:right="220"/>
        <w:jc w:val="left"/>
      </w:pPr>
      <w:r>
        <w:rPr>
          <w:color w:val="000000"/>
          <w:sz w:val="20"/>
          <w:szCs w:val="20"/>
        </w:rPr>
        <w:t>CNK Anderson, C Hsieh, SA Sandin, R Hewitt, A Hollowed, J Beddington, ...</w:t>
      </w:r>
    </w:p>
    <w:p w14:paraId="7BCE5257" w14:textId="77777777" w:rsidR="00557DA0" w:rsidRDefault="00557DA0" w:rsidP="00FF57EE">
      <w:pPr>
        <w:ind w:left="220" w:right="220"/>
        <w:jc w:val="left"/>
      </w:pPr>
      <w:r>
        <w:rPr>
          <w:color w:val="000000"/>
          <w:sz w:val="20"/>
          <w:szCs w:val="20"/>
        </w:rPr>
        <w:t>Nature 452 (7189), 835-839</w:t>
      </w:r>
      <w:r>
        <w:rPr>
          <w:color w:val="000000"/>
          <w:sz w:val="20"/>
          <w:szCs w:val="20"/>
        </w:rPr>
        <w:tab/>
        <w:t>782</w:t>
      </w:r>
      <w:r>
        <w:rPr>
          <w:color w:val="000000"/>
          <w:sz w:val="20"/>
          <w:szCs w:val="20"/>
        </w:rPr>
        <w:tab/>
        <w:t>2008</w:t>
      </w:r>
    </w:p>
    <w:p w14:paraId="3539C426" w14:textId="77777777" w:rsidR="00557DA0" w:rsidRDefault="00557DA0" w:rsidP="00FF57EE">
      <w:pPr>
        <w:ind w:left="220" w:right="220"/>
        <w:jc w:val="left"/>
      </w:pPr>
    </w:p>
    <w:p w14:paraId="0426B90E" w14:textId="77777777" w:rsidR="00557DA0" w:rsidRDefault="00557DA0" w:rsidP="00FF57EE">
      <w:pPr>
        <w:ind w:left="220" w:right="220"/>
        <w:jc w:val="left"/>
      </w:pPr>
      <w:r>
        <w:rPr>
          <w:color w:val="000000"/>
          <w:sz w:val="20"/>
          <w:szCs w:val="20"/>
        </w:rPr>
        <w:t>Fishing elevates variability in the abundance of exploited species</w:t>
      </w:r>
    </w:p>
    <w:p w14:paraId="5C95F9FE" w14:textId="77777777" w:rsidR="00557DA0" w:rsidRDefault="00557DA0" w:rsidP="00FF57EE">
      <w:pPr>
        <w:ind w:left="220" w:right="220"/>
        <w:jc w:val="left"/>
      </w:pPr>
      <w:r>
        <w:rPr>
          <w:color w:val="000000"/>
          <w:sz w:val="20"/>
          <w:szCs w:val="20"/>
        </w:rPr>
        <w:t>C Hsieh, CS Reiss, JR Hunter, JR Beddington, RM May, G Sugihara</w:t>
      </w:r>
    </w:p>
    <w:p w14:paraId="635244EA" w14:textId="77777777" w:rsidR="00557DA0" w:rsidRDefault="00557DA0" w:rsidP="00FF57EE">
      <w:pPr>
        <w:ind w:left="220" w:right="220"/>
        <w:jc w:val="left"/>
      </w:pPr>
      <w:r>
        <w:rPr>
          <w:color w:val="000000"/>
          <w:sz w:val="20"/>
          <w:szCs w:val="20"/>
        </w:rPr>
        <w:t>Nature 443 (7113), 859-862</w:t>
      </w:r>
    </w:p>
  </w:comment>
  <w:comment w:id="385" w:author="Chris Free" w:date="2023-02-14T09:00:00Z" w:initials="CF">
    <w:p w14:paraId="3688B6E1" w14:textId="77777777" w:rsidR="001A47EC" w:rsidRDefault="001A47EC" w:rsidP="00DE1699">
      <w:pPr>
        <w:ind w:left="220" w:right="220"/>
        <w:jc w:val="left"/>
      </w:pPr>
      <w:r>
        <w:rPr>
          <w:rStyle w:val="CommentReference"/>
        </w:rPr>
        <w:annotationRef/>
      </w:r>
      <w:r>
        <w:rPr>
          <w:color w:val="000000"/>
          <w:sz w:val="20"/>
          <w:szCs w:val="20"/>
        </w:rPr>
        <w:t>Trying to make this more general, i.e., not just about cool-water species since this paragraph is about more than just cool-water species.</w:t>
      </w:r>
    </w:p>
  </w:comment>
  <w:comment w:id="401" w:author="Chris Free" w:date="2023-02-14T09:02:00Z" w:initials="CF">
    <w:p w14:paraId="06619289" w14:textId="77777777" w:rsidR="006100D1" w:rsidRDefault="006100D1" w:rsidP="00343E50">
      <w:pPr>
        <w:ind w:left="220" w:right="220"/>
        <w:jc w:val="left"/>
      </w:pPr>
      <w:r>
        <w:rPr>
          <w:rStyle w:val="CommentReference"/>
        </w:rPr>
        <w:annotationRef/>
      </w:r>
      <w:r>
        <w:rPr>
          <w:color w:val="000000"/>
          <w:sz w:val="20"/>
          <w:szCs w:val="20"/>
        </w:rPr>
        <w:t>I got a little lost here on the reason for negative correlation. I think it’s based on competition where one species wins and another loses based on their ability to take advantage of dwindling cool-water habitat. You can lay this out a bit more clearly?</w:t>
      </w:r>
    </w:p>
  </w:comment>
  <w:comment w:id="463" w:author="Chris Free" w:date="2023-02-14T09:20:00Z" w:initials="CF">
    <w:p w14:paraId="5A3F64D7" w14:textId="77777777" w:rsidR="009C5313" w:rsidRDefault="009C5313" w:rsidP="008F1881">
      <w:pPr>
        <w:ind w:left="220" w:right="220"/>
        <w:jc w:val="left"/>
      </w:pPr>
      <w:r>
        <w:rPr>
          <w:rStyle w:val="CommentReference"/>
        </w:rPr>
        <w:annotationRef/>
      </w:r>
      <w:r>
        <w:rPr>
          <w:color w:val="000000"/>
          <w:sz w:val="20"/>
          <w:szCs w:val="20"/>
        </w:rPr>
        <w:t>Would it be worth plotting these reference points as light grey dotted lined? Could cite FAO SOFIA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41E57C" w15:done="0"/>
  <w15:commentEx w15:paraId="20EACB7B" w15:done="0"/>
  <w15:commentEx w15:paraId="34385C33" w15:done="0"/>
  <w15:commentEx w15:paraId="5BB848FB" w15:done="0"/>
  <w15:commentEx w15:paraId="31EC0CB5" w15:done="0"/>
  <w15:commentEx w15:paraId="78D8C182" w15:done="0"/>
  <w15:commentEx w15:paraId="506F1C18" w15:done="0"/>
  <w15:commentEx w15:paraId="635244EA" w15:done="0"/>
  <w15:commentEx w15:paraId="3688B6E1" w15:done="0"/>
  <w15:commentEx w15:paraId="06619289" w15:done="0"/>
  <w15:commentEx w15:paraId="5A3F64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50031" w16cex:dateUtc="2023-02-13T23:30:00Z"/>
  <w16cex:commentExtensible w16cex:durableId="2794FD14" w16cex:dateUtc="2023-02-13T23:16:00Z"/>
  <w16cex:commentExtensible w16cex:durableId="2795067E" w16cex:dateUtc="2023-02-13T23:57:00Z"/>
  <w16cex:commentExtensible w16cex:durableId="27950C66" w16cex:dateUtc="2023-02-14T02:22:00Z"/>
  <w16cex:commentExtensible w16cex:durableId="279516DF" w16cex:dateUtc="2023-02-14T03:06:00Z"/>
  <w16cex:commentExtensible w16cex:durableId="27951726" w16cex:dateUtc="2023-02-14T03:08:00Z"/>
  <w16cex:commentExtensible w16cex:durableId="2795C92C" w16cex:dateUtc="2023-02-14T16:47:00Z"/>
  <w16cex:commentExtensible w16cex:durableId="2795CA2C" w16cex:dateUtc="2023-02-14T16:51:00Z"/>
  <w16cex:commentExtensible w16cex:durableId="2795CC20" w16cex:dateUtc="2023-02-14T17:00:00Z"/>
  <w16cex:commentExtensible w16cex:durableId="2795CCB6" w16cex:dateUtc="2023-02-14T17:02:00Z"/>
  <w16cex:commentExtensible w16cex:durableId="2795D0C8" w16cex:dateUtc="2023-02-14T17: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41E57C" w16cid:durableId="27950031"/>
  <w16cid:commentId w16cid:paraId="20EACB7B" w16cid:durableId="2794FD14"/>
  <w16cid:commentId w16cid:paraId="34385C33" w16cid:durableId="2795067E"/>
  <w16cid:commentId w16cid:paraId="5BB848FB" w16cid:durableId="27950C66"/>
  <w16cid:commentId w16cid:paraId="31EC0CB5" w16cid:durableId="279516DF"/>
  <w16cid:commentId w16cid:paraId="78D8C182" w16cid:durableId="27951726"/>
  <w16cid:commentId w16cid:paraId="506F1C18" w16cid:durableId="2795C92C"/>
  <w16cid:commentId w16cid:paraId="635244EA" w16cid:durableId="2795CA2C"/>
  <w16cid:commentId w16cid:paraId="3688B6E1" w16cid:durableId="2795CC20"/>
  <w16cid:commentId w16cid:paraId="06619289" w16cid:durableId="2795CCB6"/>
  <w16cid:commentId w16cid:paraId="5A3F64D7" w16cid:durableId="2795D0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64D59" w14:textId="77777777" w:rsidR="00C12E29" w:rsidRDefault="00C12E29">
      <w:pPr>
        <w:spacing w:before="0" w:after="0"/>
        <w:ind w:left="220" w:right="220"/>
      </w:pPr>
      <w:r>
        <w:separator/>
      </w:r>
    </w:p>
  </w:endnote>
  <w:endnote w:type="continuationSeparator" w:id="0">
    <w:p w14:paraId="66EB750C" w14:textId="77777777" w:rsidR="00C12E29" w:rsidRDefault="00C12E29">
      <w:pPr>
        <w:spacing w:before="0" w:after="0"/>
        <w:ind w:left="220" w:right="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76A2C" w14:textId="77777777" w:rsidR="00F265AA" w:rsidRDefault="00F265AA">
    <w:pPr>
      <w:pBdr>
        <w:top w:val="nil"/>
        <w:left w:val="nil"/>
        <w:bottom w:val="nil"/>
        <w:right w:val="nil"/>
        <w:between w:val="nil"/>
      </w:pBdr>
      <w:tabs>
        <w:tab w:val="center" w:pos="4153"/>
        <w:tab w:val="right" w:pos="8306"/>
      </w:tabs>
      <w:ind w:left="220" w:right="220"/>
      <w:jc w:val="left"/>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C7711" w14:textId="77777777" w:rsidR="00F265AA" w:rsidRDefault="00F265AA">
    <w:pPr>
      <w:pBdr>
        <w:top w:val="nil"/>
        <w:left w:val="nil"/>
        <w:bottom w:val="nil"/>
        <w:right w:val="nil"/>
        <w:between w:val="nil"/>
      </w:pBdr>
      <w:tabs>
        <w:tab w:val="center" w:pos="4153"/>
        <w:tab w:val="right" w:pos="8306"/>
      </w:tabs>
      <w:ind w:left="220" w:right="220"/>
      <w:jc w:val="left"/>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32929" w14:textId="77777777" w:rsidR="00F265AA" w:rsidRDefault="00F265AA">
    <w:pPr>
      <w:pBdr>
        <w:top w:val="nil"/>
        <w:left w:val="nil"/>
        <w:bottom w:val="nil"/>
        <w:right w:val="nil"/>
        <w:between w:val="nil"/>
      </w:pBdr>
      <w:tabs>
        <w:tab w:val="center" w:pos="4153"/>
        <w:tab w:val="right" w:pos="8306"/>
      </w:tabs>
      <w:ind w:left="220" w:right="220"/>
      <w:jc w:val="left"/>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83F02" w14:textId="77777777" w:rsidR="00C12E29" w:rsidRDefault="00C12E29">
      <w:pPr>
        <w:spacing w:before="0" w:after="0"/>
        <w:ind w:left="220" w:right="220"/>
      </w:pPr>
      <w:r>
        <w:separator/>
      </w:r>
    </w:p>
  </w:footnote>
  <w:footnote w:type="continuationSeparator" w:id="0">
    <w:p w14:paraId="03B3953B" w14:textId="77777777" w:rsidR="00C12E29" w:rsidRDefault="00C12E29">
      <w:pPr>
        <w:spacing w:before="0" w:after="0"/>
        <w:ind w:left="220" w:right="2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49EC5" w14:textId="77777777" w:rsidR="00F265AA" w:rsidRDefault="00F265AA">
    <w:pPr>
      <w:pBdr>
        <w:top w:val="nil"/>
        <w:left w:val="nil"/>
        <w:bottom w:val="single" w:sz="6" w:space="1" w:color="000000"/>
        <w:right w:val="nil"/>
        <w:between w:val="nil"/>
      </w:pBdr>
      <w:tabs>
        <w:tab w:val="center" w:pos="4153"/>
        <w:tab w:val="right" w:pos="8306"/>
      </w:tabs>
      <w:ind w:left="220" w:right="220"/>
      <w:jc w:val="center"/>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4EC09" w14:textId="77777777" w:rsidR="00F265AA" w:rsidRDefault="00F265AA">
    <w:pPr>
      <w:pBdr>
        <w:top w:val="nil"/>
        <w:left w:val="nil"/>
        <w:bottom w:val="single" w:sz="6" w:space="1" w:color="000000"/>
        <w:right w:val="nil"/>
        <w:between w:val="nil"/>
      </w:pBdr>
      <w:tabs>
        <w:tab w:val="center" w:pos="4153"/>
        <w:tab w:val="right" w:pos="8306"/>
      </w:tabs>
      <w:ind w:left="220" w:right="220"/>
      <w:jc w:val="center"/>
      <w:rPr>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07720" w14:textId="77777777" w:rsidR="00F265AA" w:rsidRDefault="00F265AA">
    <w:pPr>
      <w:pBdr>
        <w:top w:val="nil"/>
        <w:left w:val="nil"/>
        <w:bottom w:val="single" w:sz="6" w:space="1" w:color="000000"/>
        <w:right w:val="nil"/>
        <w:between w:val="nil"/>
      </w:pBdr>
      <w:tabs>
        <w:tab w:val="center" w:pos="4153"/>
        <w:tab w:val="right" w:pos="8306"/>
      </w:tabs>
      <w:ind w:left="220" w:right="220"/>
      <w:jc w:val="center"/>
      <w:rPr>
        <w:color w:val="000000"/>
        <w:sz w:val="18"/>
        <w:szCs w:val="1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Free">
    <w15:presenceInfo w15:providerId="AD" w15:userId="S::cfree@ucsb.edu::3c18b808-abac-4284-b765-10746db113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65AA"/>
    <w:rsid w:val="000248DA"/>
    <w:rsid w:val="00027D7D"/>
    <w:rsid w:val="000421CD"/>
    <w:rsid w:val="00052272"/>
    <w:rsid w:val="000637BD"/>
    <w:rsid w:val="00096A39"/>
    <w:rsid w:val="000A02DC"/>
    <w:rsid w:val="000A774D"/>
    <w:rsid w:val="000D56A0"/>
    <w:rsid w:val="000E08E0"/>
    <w:rsid w:val="00100617"/>
    <w:rsid w:val="00112E2E"/>
    <w:rsid w:val="001530DB"/>
    <w:rsid w:val="00162221"/>
    <w:rsid w:val="001769CC"/>
    <w:rsid w:val="001A3CCF"/>
    <w:rsid w:val="001A47EC"/>
    <w:rsid w:val="001F0480"/>
    <w:rsid w:val="001F545C"/>
    <w:rsid w:val="00260ED3"/>
    <w:rsid w:val="00261B62"/>
    <w:rsid w:val="00282232"/>
    <w:rsid w:val="0028338C"/>
    <w:rsid w:val="002B07D0"/>
    <w:rsid w:val="002B097F"/>
    <w:rsid w:val="002B7D0E"/>
    <w:rsid w:val="002D2C5E"/>
    <w:rsid w:val="002D3548"/>
    <w:rsid w:val="002D41B7"/>
    <w:rsid w:val="002F169F"/>
    <w:rsid w:val="002F6C60"/>
    <w:rsid w:val="00305F1F"/>
    <w:rsid w:val="00325A83"/>
    <w:rsid w:val="00337AB9"/>
    <w:rsid w:val="0034096A"/>
    <w:rsid w:val="00343259"/>
    <w:rsid w:val="003503F0"/>
    <w:rsid w:val="00364B35"/>
    <w:rsid w:val="00373FB0"/>
    <w:rsid w:val="00382D61"/>
    <w:rsid w:val="00383496"/>
    <w:rsid w:val="003939A3"/>
    <w:rsid w:val="00395E2F"/>
    <w:rsid w:val="003A6910"/>
    <w:rsid w:val="003E0DA7"/>
    <w:rsid w:val="003E42C9"/>
    <w:rsid w:val="00400F2B"/>
    <w:rsid w:val="00404CE8"/>
    <w:rsid w:val="0040615F"/>
    <w:rsid w:val="0043003F"/>
    <w:rsid w:val="00430C00"/>
    <w:rsid w:val="004342A5"/>
    <w:rsid w:val="00451D72"/>
    <w:rsid w:val="00466259"/>
    <w:rsid w:val="004759D4"/>
    <w:rsid w:val="00477CCB"/>
    <w:rsid w:val="004873D1"/>
    <w:rsid w:val="004902DA"/>
    <w:rsid w:val="0049461D"/>
    <w:rsid w:val="00496323"/>
    <w:rsid w:val="004D7187"/>
    <w:rsid w:val="004E29E8"/>
    <w:rsid w:val="004F11FE"/>
    <w:rsid w:val="0053668D"/>
    <w:rsid w:val="00552347"/>
    <w:rsid w:val="00557DA0"/>
    <w:rsid w:val="005608DC"/>
    <w:rsid w:val="00560B1F"/>
    <w:rsid w:val="005F1AA9"/>
    <w:rsid w:val="00603923"/>
    <w:rsid w:val="006100D1"/>
    <w:rsid w:val="00633AFE"/>
    <w:rsid w:val="006342DE"/>
    <w:rsid w:val="0065078D"/>
    <w:rsid w:val="00696567"/>
    <w:rsid w:val="006B2947"/>
    <w:rsid w:val="006D0102"/>
    <w:rsid w:val="006D094C"/>
    <w:rsid w:val="006D2B9C"/>
    <w:rsid w:val="006F13D7"/>
    <w:rsid w:val="006F5FCB"/>
    <w:rsid w:val="00701F4B"/>
    <w:rsid w:val="007378C1"/>
    <w:rsid w:val="0073796C"/>
    <w:rsid w:val="00754448"/>
    <w:rsid w:val="0076245D"/>
    <w:rsid w:val="00794306"/>
    <w:rsid w:val="007B05FD"/>
    <w:rsid w:val="007B48F3"/>
    <w:rsid w:val="007F7256"/>
    <w:rsid w:val="00841336"/>
    <w:rsid w:val="008612BD"/>
    <w:rsid w:val="00863488"/>
    <w:rsid w:val="008C6F69"/>
    <w:rsid w:val="008D3C0F"/>
    <w:rsid w:val="008E34FA"/>
    <w:rsid w:val="008E3E20"/>
    <w:rsid w:val="0090696F"/>
    <w:rsid w:val="00924D3B"/>
    <w:rsid w:val="0096329C"/>
    <w:rsid w:val="00964470"/>
    <w:rsid w:val="00982D8C"/>
    <w:rsid w:val="009A6653"/>
    <w:rsid w:val="009B43B6"/>
    <w:rsid w:val="009B6EA7"/>
    <w:rsid w:val="009C0C3A"/>
    <w:rsid w:val="009C406A"/>
    <w:rsid w:val="009C5313"/>
    <w:rsid w:val="009D7168"/>
    <w:rsid w:val="009F0C72"/>
    <w:rsid w:val="009F6A20"/>
    <w:rsid w:val="00A01189"/>
    <w:rsid w:val="00A06DC2"/>
    <w:rsid w:val="00A10CE5"/>
    <w:rsid w:val="00A256DF"/>
    <w:rsid w:val="00A266DB"/>
    <w:rsid w:val="00A26801"/>
    <w:rsid w:val="00A37A57"/>
    <w:rsid w:val="00A51E55"/>
    <w:rsid w:val="00A566F7"/>
    <w:rsid w:val="00A827E2"/>
    <w:rsid w:val="00A865CC"/>
    <w:rsid w:val="00AB1747"/>
    <w:rsid w:val="00AB4978"/>
    <w:rsid w:val="00AB5427"/>
    <w:rsid w:val="00AB7069"/>
    <w:rsid w:val="00AB7570"/>
    <w:rsid w:val="00AC082D"/>
    <w:rsid w:val="00AE1B1C"/>
    <w:rsid w:val="00AF2D1E"/>
    <w:rsid w:val="00AF34F1"/>
    <w:rsid w:val="00AF471B"/>
    <w:rsid w:val="00AF5340"/>
    <w:rsid w:val="00AF5457"/>
    <w:rsid w:val="00B04768"/>
    <w:rsid w:val="00B06F02"/>
    <w:rsid w:val="00B07DB5"/>
    <w:rsid w:val="00B14193"/>
    <w:rsid w:val="00B15975"/>
    <w:rsid w:val="00B236EB"/>
    <w:rsid w:val="00B27041"/>
    <w:rsid w:val="00B433CA"/>
    <w:rsid w:val="00B63AA3"/>
    <w:rsid w:val="00B7258F"/>
    <w:rsid w:val="00B73EB3"/>
    <w:rsid w:val="00B77CE7"/>
    <w:rsid w:val="00B81EC1"/>
    <w:rsid w:val="00B96A93"/>
    <w:rsid w:val="00BB1B03"/>
    <w:rsid w:val="00C045A0"/>
    <w:rsid w:val="00C12E29"/>
    <w:rsid w:val="00C1603A"/>
    <w:rsid w:val="00C16574"/>
    <w:rsid w:val="00C30AA0"/>
    <w:rsid w:val="00C37A11"/>
    <w:rsid w:val="00C86BD2"/>
    <w:rsid w:val="00C91690"/>
    <w:rsid w:val="00C956B0"/>
    <w:rsid w:val="00CB1B69"/>
    <w:rsid w:val="00CC48EF"/>
    <w:rsid w:val="00CD0065"/>
    <w:rsid w:val="00CD48D9"/>
    <w:rsid w:val="00CD6E58"/>
    <w:rsid w:val="00CE2E7A"/>
    <w:rsid w:val="00D019C1"/>
    <w:rsid w:val="00D07F4A"/>
    <w:rsid w:val="00D14E27"/>
    <w:rsid w:val="00D178AF"/>
    <w:rsid w:val="00D2163D"/>
    <w:rsid w:val="00D26769"/>
    <w:rsid w:val="00D3565C"/>
    <w:rsid w:val="00D55642"/>
    <w:rsid w:val="00D62CD3"/>
    <w:rsid w:val="00D65780"/>
    <w:rsid w:val="00D67E53"/>
    <w:rsid w:val="00D72DCB"/>
    <w:rsid w:val="00D73B40"/>
    <w:rsid w:val="00DA02B0"/>
    <w:rsid w:val="00DB1D71"/>
    <w:rsid w:val="00DC3A7E"/>
    <w:rsid w:val="00DE260A"/>
    <w:rsid w:val="00DE289F"/>
    <w:rsid w:val="00DE55FA"/>
    <w:rsid w:val="00DF5424"/>
    <w:rsid w:val="00E064F9"/>
    <w:rsid w:val="00E17E0F"/>
    <w:rsid w:val="00E30140"/>
    <w:rsid w:val="00E3324D"/>
    <w:rsid w:val="00E509C2"/>
    <w:rsid w:val="00E56162"/>
    <w:rsid w:val="00E72896"/>
    <w:rsid w:val="00E84610"/>
    <w:rsid w:val="00EA4C8B"/>
    <w:rsid w:val="00ED1952"/>
    <w:rsid w:val="00EE6319"/>
    <w:rsid w:val="00F06F6C"/>
    <w:rsid w:val="00F25607"/>
    <w:rsid w:val="00F265AA"/>
    <w:rsid w:val="00F447B0"/>
    <w:rsid w:val="00F54D2C"/>
    <w:rsid w:val="00F6304E"/>
    <w:rsid w:val="00F63E53"/>
    <w:rsid w:val="00F64220"/>
    <w:rsid w:val="00F66C5C"/>
    <w:rsid w:val="00F66C9A"/>
    <w:rsid w:val="00F825E2"/>
    <w:rsid w:val="00F97BDB"/>
    <w:rsid w:val="00FB4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F343A7"/>
  <w15:docId w15:val="{0571C396-F22C-C640-9EFE-0CD6F0171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spacing w:before="120" w:after="120"/>
        <w:ind w:left="100" w:right="1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4FC"/>
    <w:pPr>
      <w:ind w:leftChars="100" w:rightChars="100"/>
    </w:pPr>
  </w:style>
  <w:style w:type="paragraph" w:styleId="Heading1">
    <w:name w:val="heading 1"/>
    <w:basedOn w:val="Normal"/>
    <w:next w:val="Normal"/>
    <w:uiPriority w:val="9"/>
    <w:qFormat/>
    <w:pPr>
      <w:keepNext/>
      <w:keepLines/>
      <w:spacing w:before="48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Header">
    <w:name w:val="header"/>
    <w:basedOn w:val="Normal"/>
    <w:link w:val="HeaderChar"/>
    <w:uiPriority w:val="99"/>
    <w:unhideWhenUsed/>
    <w:rsid w:val="00A5096C"/>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5096C"/>
    <w:rPr>
      <w:sz w:val="18"/>
      <w:szCs w:val="18"/>
    </w:rPr>
  </w:style>
  <w:style w:type="paragraph" w:styleId="Footer">
    <w:name w:val="footer"/>
    <w:basedOn w:val="Normal"/>
    <w:link w:val="FooterChar"/>
    <w:uiPriority w:val="99"/>
    <w:unhideWhenUsed/>
    <w:rsid w:val="00A5096C"/>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5096C"/>
    <w:rPr>
      <w:sz w:val="18"/>
      <w:szCs w:val="18"/>
    </w:rPr>
  </w:style>
  <w:style w:type="character" w:styleId="Hyperlink">
    <w:name w:val="Hyperlink"/>
    <w:uiPriority w:val="99"/>
    <w:unhideWhenUsed/>
    <w:rsid w:val="00A5096C"/>
    <w:rPr>
      <w:color w:val="0563C1"/>
      <w:u w:val="single"/>
    </w:rPr>
  </w:style>
  <w:style w:type="character" w:styleId="LineNumber">
    <w:name w:val="line number"/>
    <w:basedOn w:val="DefaultParagraphFont"/>
    <w:uiPriority w:val="99"/>
    <w:semiHidden/>
    <w:unhideWhenUsed/>
    <w:rsid w:val="000B7143"/>
  </w:style>
  <w:style w:type="paragraph" w:styleId="Revision">
    <w:name w:val="Revision"/>
    <w:hidden/>
    <w:uiPriority w:val="99"/>
    <w:semiHidden/>
    <w:rsid w:val="00BB254D"/>
  </w:style>
  <w:style w:type="paragraph" w:styleId="ListParagraph">
    <w:name w:val="List Paragraph"/>
    <w:basedOn w:val="Normal"/>
    <w:uiPriority w:val="34"/>
    <w:qFormat/>
    <w:rsid w:val="00BB254D"/>
    <w:pPr>
      <w:ind w:left="720"/>
      <w:contextualSpacing/>
    </w:pPr>
  </w:style>
  <w:style w:type="character" w:styleId="CommentReference">
    <w:name w:val="annotation reference"/>
    <w:basedOn w:val="DefaultParagraphFont"/>
    <w:uiPriority w:val="99"/>
    <w:semiHidden/>
    <w:unhideWhenUsed/>
    <w:rsid w:val="00DD0BCC"/>
    <w:rPr>
      <w:sz w:val="16"/>
      <w:szCs w:val="16"/>
    </w:rPr>
  </w:style>
  <w:style w:type="paragraph" w:styleId="CommentText">
    <w:name w:val="annotation text"/>
    <w:basedOn w:val="Normal"/>
    <w:link w:val="CommentTextChar"/>
    <w:uiPriority w:val="99"/>
    <w:semiHidden/>
    <w:unhideWhenUsed/>
    <w:rsid w:val="00DD0BCC"/>
    <w:rPr>
      <w:sz w:val="20"/>
      <w:szCs w:val="20"/>
    </w:rPr>
  </w:style>
  <w:style w:type="character" w:customStyle="1" w:styleId="CommentTextChar">
    <w:name w:val="Comment Text Char"/>
    <w:basedOn w:val="DefaultParagraphFont"/>
    <w:link w:val="CommentText"/>
    <w:uiPriority w:val="99"/>
    <w:semiHidden/>
    <w:rsid w:val="00DD0BC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D0BCC"/>
    <w:rPr>
      <w:b/>
      <w:bCs/>
    </w:rPr>
  </w:style>
  <w:style w:type="character" w:customStyle="1" w:styleId="CommentSubjectChar">
    <w:name w:val="Comment Subject Char"/>
    <w:basedOn w:val="CommentTextChar"/>
    <w:link w:val="CommentSubject"/>
    <w:uiPriority w:val="99"/>
    <w:semiHidden/>
    <w:rsid w:val="00DD0BCC"/>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475F87"/>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557D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800747">
      <w:bodyDiv w:val="1"/>
      <w:marLeft w:val="0"/>
      <w:marRight w:val="0"/>
      <w:marTop w:val="0"/>
      <w:marBottom w:val="0"/>
      <w:divBdr>
        <w:top w:val="none" w:sz="0" w:space="0" w:color="auto"/>
        <w:left w:val="none" w:sz="0" w:space="0" w:color="auto"/>
        <w:bottom w:val="none" w:sz="0" w:space="0" w:color="auto"/>
        <w:right w:val="none" w:sz="0" w:space="0" w:color="auto"/>
      </w:divBdr>
      <w:divsChild>
        <w:div w:id="207958730">
          <w:marLeft w:val="0"/>
          <w:marRight w:val="0"/>
          <w:marTop w:val="0"/>
          <w:marBottom w:val="0"/>
          <w:divBdr>
            <w:top w:val="none" w:sz="0" w:space="0" w:color="auto"/>
            <w:left w:val="none" w:sz="0" w:space="0" w:color="auto"/>
            <w:bottom w:val="none" w:sz="0" w:space="0" w:color="auto"/>
            <w:right w:val="none" w:sz="0" w:space="0" w:color="auto"/>
          </w:divBdr>
        </w:div>
        <w:div w:id="352726505">
          <w:marLeft w:val="0"/>
          <w:marRight w:val="0"/>
          <w:marTop w:val="0"/>
          <w:marBottom w:val="0"/>
          <w:divBdr>
            <w:top w:val="none" w:sz="0" w:space="0" w:color="auto"/>
            <w:left w:val="none" w:sz="0" w:space="0" w:color="auto"/>
            <w:bottom w:val="none" w:sz="0" w:space="0" w:color="auto"/>
            <w:right w:val="none" w:sz="0" w:space="0" w:color="auto"/>
          </w:divBdr>
        </w:div>
        <w:div w:id="1452940540">
          <w:marLeft w:val="0"/>
          <w:marRight w:val="0"/>
          <w:marTop w:val="0"/>
          <w:marBottom w:val="0"/>
          <w:divBdr>
            <w:top w:val="none" w:sz="0" w:space="0" w:color="auto"/>
            <w:left w:val="none" w:sz="0" w:space="0" w:color="auto"/>
            <w:bottom w:val="none" w:sz="0" w:space="0" w:color="auto"/>
            <w:right w:val="none" w:sz="0" w:space="0" w:color="auto"/>
          </w:divBdr>
        </w:div>
        <w:div w:id="190121191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pnas.org/doi/abs/10.1073/pnas.1422020112"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8lKojVMuTvU83tUkXqQ1zVZ6umQ==">AMUW2mXlS2VviNPRd0r689lx0bWo3x4NAn4QtTn9nRsI0vvdm/ZjLjtLPzNH06UXM/mRlUiHCbyp73sEMgYTF/obmeZbgjWs39oQK00omVXlkOPGxGeSpriwZWMUidzyFMj8f7KTKn50SeBZWJrt/alGkmjwPa9Cg4nyjKrCbCyo1ZN1paL+harmvJG8X/+5fLf1OtqG/mZ1/TkXSNfzk0mDfy21dfBzVHYmFCV90oJ6B5NmmrJmjf4=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14</Pages>
  <Words>5799</Words>
  <Characters>33058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luoliang xu</dc:creator>
  <cp:lastModifiedBy>Chris Free</cp:lastModifiedBy>
  <cp:revision>320</cp:revision>
  <dcterms:created xsi:type="dcterms:W3CDTF">2023-01-05T04:39:00Z</dcterms:created>
  <dcterms:modified xsi:type="dcterms:W3CDTF">2023-02-14T17:27:00Z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