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A7DD5" w14:textId="3AF669A9" w:rsidR="00A5096C" w:rsidRDefault="00A5096C" w:rsidP="004D5107">
      <w:pPr>
        <w:ind w:left="220" w:rightChars="0" w:right="0"/>
        <w:rPr>
          <w:ins w:id="0" w:author="Chris Free" w:date="2023-01-14T18:48:00Z"/>
          <w:b/>
          <w:bCs/>
        </w:rPr>
      </w:pPr>
      <w:r w:rsidRPr="00486622">
        <w:rPr>
          <w:b/>
          <w:bCs/>
        </w:rPr>
        <w:t xml:space="preserve">Disentangling the </w:t>
      </w:r>
      <w:ins w:id="1" w:author="Chris Free" w:date="2023-01-15T14:56:00Z">
        <w:r w:rsidR="0054287F">
          <w:rPr>
            <w:b/>
            <w:bCs/>
          </w:rPr>
          <w:t>i</w:t>
        </w:r>
      </w:ins>
      <w:del w:id="2" w:author="Chris Free" w:date="2023-01-15T14:56:00Z">
        <w:r w:rsidRPr="00486622" w:rsidDel="0054287F">
          <w:rPr>
            <w:b/>
            <w:bCs/>
          </w:rPr>
          <w:delText>I</w:delText>
        </w:r>
      </w:del>
      <w:r w:rsidRPr="00486622">
        <w:rPr>
          <w:b/>
          <w:bCs/>
        </w:rPr>
        <w:t>mpact</w:t>
      </w:r>
      <w:ins w:id="3" w:author="Chris Free" w:date="2023-01-14T18:48:00Z">
        <w:r w:rsidR="00750FB2">
          <w:rPr>
            <w:b/>
            <w:bCs/>
          </w:rPr>
          <w:t>s</w:t>
        </w:r>
      </w:ins>
      <w:r w:rsidRPr="00486622">
        <w:rPr>
          <w:b/>
          <w:bCs/>
        </w:rPr>
        <w:t xml:space="preserve"> of </w:t>
      </w:r>
      <w:ins w:id="4" w:author="Chris Free" w:date="2023-01-15T14:56:00Z">
        <w:r w:rsidR="0054287F">
          <w:rPr>
            <w:b/>
            <w:bCs/>
          </w:rPr>
          <w:t>c</w:t>
        </w:r>
      </w:ins>
      <w:del w:id="5" w:author="Chris Free" w:date="2023-01-15T14:56:00Z">
        <w:r w:rsidRPr="00486622" w:rsidDel="0054287F">
          <w:rPr>
            <w:b/>
            <w:bCs/>
          </w:rPr>
          <w:delText>C</w:delText>
        </w:r>
      </w:del>
      <w:r w:rsidRPr="00486622">
        <w:rPr>
          <w:b/>
          <w:bCs/>
        </w:rPr>
        <w:t xml:space="preserve">limate </w:t>
      </w:r>
      <w:ins w:id="6" w:author="Chris Free" w:date="2023-01-15T14:56:00Z">
        <w:r w:rsidR="0054287F">
          <w:rPr>
            <w:b/>
            <w:bCs/>
          </w:rPr>
          <w:t>w</w:t>
        </w:r>
      </w:ins>
      <w:del w:id="7" w:author="Chris Free" w:date="2023-01-15T14:56:00Z">
        <w:r w:rsidRPr="00486622" w:rsidDel="0054287F">
          <w:rPr>
            <w:b/>
            <w:bCs/>
          </w:rPr>
          <w:delText>W</w:delText>
        </w:r>
      </w:del>
      <w:r w:rsidRPr="00486622">
        <w:rPr>
          <w:b/>
          <w:bCs/>
        </w:rPr>
        <w:t xml:space="preserve">arming and </w:t>
      </w:r>
      <w:ins w:id="8" w:author="Chris Free" w:date="2023-01-15T14:56:00Z">
        <w:r w:rsidR="0054287F">
          <w:rPr>
            <w:b/>
            <w:bCs/>
          </w:rPr>
          <w:t>f</w:t>
        </w:r>
      </w:ins>
      <w:del w:id="9" w:author="Chris Free" w:date="2023-01-15T14:56:00Z">
        <w:r w:rsidRPr="00486622" w:rsidDel="0054287F">
          <w:rPr>
            <w:b/>
            <w:bCs/>
          </w:rPr>
          <w:delText>F</w:delText>
        </w:r>
      </w:del>
      <w:r w:rsidRPr="00486622">
        <w:rPr>
          <w:b/>
          <w:bCs/>
        </w:rPr>
        <w:t>ishing</w:t>
      </w:r>
      <w:ins w:id="10" w:author="Chris Free" w:date="2023-01-14T18:48:00Z">
        <w:r w:rsidR="00750FB2">
          <w:rPr>
            <w:b/>
            <w:bCs/>
          </w:rPr>
          <w:t xml:space="preserve"> pressure</w:t>
        </w:r>
      </w:ins>
      <w:r w:rsidRPr="00486622">
        <w:rPr>
          <w:b/>
          <w:bCs/>
        </w:rPr>
        <w:t xml:space="preserve"> on </w:t>
      </w:r>
      <w:del w:id="11" w:author="Chris Free" w:date="2023-01-14T18:48:00Z">
        <w:r w:rsidRPr="00486622" w:rsidDel="00750FB2">
          <w:rPr>
            <w:b/>
            <w:bCs/>
          </w:rPr>
          <w:delText xml:space="preserve">the Biomass of </w:delText>
        </w:r>
      </w:del>
      <w:ins w:id="12" w:author="Chris Free" w:date="2023-01-15T14:57:00Z">
        <w:r w:rsidR="0054287F">
          <w:rPr>
            <w:b/>
            <w:bCs/>
          </w:rPr>
          <w:t>f</w:t>
        </w:r>
      </w:ins>
      <w:del w:id="13" w:author="Chris Free" w:date="2023-01-15T14:57:00Z">
        <w:r w:rsidRPr="00486622" w:rsidDel="0054287F">
          <w:rPr>
            <w:b/>
            <w:bCs/>
          </w:rPr>
          <w:delText>F</w:delText>
        </w:r>
      </w:del>
      <w:r w:rsidRPr="00486622">
        <w:rPr>
          <w:b/>
          <w:bCs/>
        </w:rPr>
        <w:t xml:space="preserve">reshwater </w:t>
      </w:r>
      <w:ins w:id="14" w:author="Chris Free" w:date="2023-01-15T14:57:00Z">
        <w:r w:rsidR="0054287F">
          <w:rPr>
            <w:b/>
            <w:bCs/>
          </w:rPr>
          <w:t>f</w:t>
        </w:r>
      </w:ins>
      <w:del w:id="15" w:author="Chris Free" w:date="2023-01-15T14:57:00Z">
        <w:r w:rsidRPr="00486622" w:rsidDel="0054287F">
          <w:rPr>
            <w:b/>
            <w:bCs/>
          </w:rPr>
          <w:delText>F</w:delText>
        </w:r>
      </w:del>
      <w:r w:rsidRPr="00486622">
        <w:rPr>
          <w:b/>
          <w:bCs/>
        </w:rPr>
        <w:t xml:space="preserve">ish </w:t>
      </w:r>
      <w:ins w:id="16" w:author="Chris Free" w:date="2023-01-15T14:57:00Z">
        <w:r w:rsidR="0054287F">
          <w:rPr>
            <w:b/>
            <w:bCs/>
          </w:rPr>
          <w:t>p</w:t>
        </w:r>
      </w:ins>
      <w:del w:id="17" w:author="Chris Free" w:date="2023-01-15T14:57:00Z">
        <w:r w:rsidRPr="00486622" w:rsidDel="0054287F">
          <w:rPr>
            <w:b/>
            <w:bCs/>
          </w:rPr>
          <w:delText>P</w:delText>
        </w:r>
      </w:del>
      <w:r w:rsidRPr="00486622">
        <w:rPr>
          <w:b/>
          <w:bCs/>
        </w:rPr>
        <w:t>opulations</w:t>
      </w:r>
    </w:p>
    <w:p w14:paraId="7027F1D8" w14:textId="217F3B3B" w:rsidR="00750FB2" w:rsidRPr="00486622" w:rsidRDefault="00750FB2" w:rsidP="004D5107">
      <w:pPr>
        <w:ind w:left="220" w:rightChars="0" w:right="0"/>
        <w:rPr>
          <w:b/>
          <w:bCs/>
        </w:rPr>
      </w:pPr>
      <w:ins w:id="18" w:author="Chris Free" w:date="2023-01-14T18:49:00Z">
        <w:r>
          <w:rPr>
            <w:b/>
            <w:bCs/>
          </w:rPr>
          <w:t>Another suggestion</w:t>
        </w:r>
      </w:ins>
      <w:ins w:id="19" w:author="Chris Free" w:date="2023-01-14T18:48:00Z">
        <w:r>
          <w:rPr>
            <w:b/>
            <w:bCs/>
          </w:rPr>
          <w:t xml:space="preserve">: </w:t>
        </w:r>
        <w:r w:rsidRPr="00750FB2">
          <w:rPr>
            <w:rPrChange w:id="20" w:author="Chris Free" w:date="2023-01-14T18:49:00Z">
              <w:rPr>
                <w:b/>
                <w:bCs/>
              </w:rPr>
            </w:rPrChange>
          </w:rPr>
          <w:t xml:space="preserve">The </w:t>
        </w:r>
      </w:ins>
      <w:ins w:id="21" w:author="Chris Free" w:date="2023-01-14T18:49:00Z">
        <w:r w:rsidRPr="00750FB2">
          <w:rPr>
            <w:rPrChange w:id="22" w:author="Chris Free" w:date="2023-01-14T18:49:00Z">
              <w:rPr>
                <w:b/>
                <w:bCs/>
              </w:rPr>
            </w:rPrChange>
          </w:rPr>
          <w:t>relative impacts of warming and fishing on freshwater fish populations</w:t>
        </w:r>
      </w:ins>
    </w:p>
    <w:p w14:paraId="1C17F4EE" w14:textId="77777777" w:rsidR="00A5096C" w:rsidRDefault="00A5096C" w:rsidP="004D5107">
      <w:pPr>
        <w:ind w:left="220" w:rightChars="0" w:right="0"/>
      </w:pPr>
    </w:p>
    <w:p w14:paraId="1BE89D3D" w14:textId="77777777" w:rsidR="00A5096C" w:rsidRPr="000B7143" w:rsidRDefault="00A5096C" w:rsidP="004D5107">
      <w:pPr>
        <w:ind w:left="220" w:rightChars="0" w:right="0"/>
        <w:rPr>
          <w:rFonts w:eastAsia="DengXian"/>
          <w:b/>
          <w:bCs/>
        </w:rPr>
      </w:pPr>
      <w:commentRangeStart w:id="23"/>
      <w:r w:rsidRPr="000B7143">
        <w:rPr>
          <w:b/>
          <w:bCs/>
        </w:rPr>
        <w:t>Abstract:</w:t>
      </w:r>
      <w:commentRangeEnd w:id="23"/>
      <w:r w:rsidR="00B035A4">
        <w:rPr>
          <w:rStyle w:val="CommentReference"/>
        </w:rPr>
        <w:commentReference w:id="23"/>
      </w:r>
    </w:p>
    <w:p w14:paraId="368E7A72" w14:textId="2269B83C" w:rsidR="00905D7C" w:rsidRPr="00905D7C" w:rsidRDefault="00A5096C" w:rsidP="00905D7C">
      <w:pPr>
        <w:ind w:left="220" w:rightChars="0" w:right="0"/>
        <w:rPr>
          <w:rFonts w:eastAsiaTheme="minorEastAsia"/>
        </w:rPr>
      </w:pPr>
      <w:r>
        <w:t xml:space="preserve">Both climate </w:t>
      </w:r>
      <w:del w:id="24" w:author="Chris Free" w:date="2023-01-14T18:27:00Z">
        <w:r w:rsidDel="00997E40">
          <w:delText xml:space="preserve">warming </w:delText>
        </w:r>
      </w:del>
      <w:ins w:id="25" w:author="Chris Free" w:date="2023-01-14T18:27:00Z">
        <w:r w:rsidR="00997E40">
          <w:t xml:space="preserve">change </w:t>
        </w:r>
      </w:ins>
      <w:r>
        <w:t xml:space="preserve">and fishing </w:t>
      </w:r>
      <w:ins w:id="26" w:author="Chris Free" w:date="2023-01-14T18:28:00Z">
        <w:r w:rsidR="00B035A4">
          <w:t>pressure</w:t>
        </w:r>
      </w:ins>
      <w:ins w:id="27" w:author="Chris Free" w:date="2023-01-14T18:27:00Z">
        <w:r w:rsidR="00997E40">
          <w:t xml:space="preserve"> impact </w:t>
        </w:r>
      </w:ins>
      <w:del w:id="28" w:author="Chris Free" w:date="2023-01-14T18:27:00Z">
        <w:r w:rsidDel="00997E40">
          <w:delText xml:space="preserve">are affecting </w:delText>
        </w:r>
      </w:del>
      <w:del w:id="29" w:author="Chris Free" w:date="2023-01-14T18:26:00Z">
        <w:r w:rsidR="00C65E69" w:rsidDel="00997E40">
          <w:delText xml:space="preserve">stock </w:delText>
        </w:r>
      </w:del>
      <w:ins w:id="30" w:author="Chris Free" w:date="2023-01-14T18:26:00Z">
        <w:r w:rsidR="00997E40">
          <w:t xml:space="preserve">the </w:t>
        </w:r>
      </w:ins>
      <w:del w:id="31" w:author="Chris Free" w:date="2023-01-14T18:27:00Z">
        <w:r w:rsidR="00C65E69" w:rsidDel="00997E40">
          <w:delText xml:space="preserve">biomass </w:delText>
        </w:r>
      </w:del>
      <w:ins w:id="32" w:author="Chris Free" w:date="2023-01-14T18:27:00Z">
        <w:r w:rsidR="00997E40">
          <w:t xml:space="preserve">abundance </w:t>
        </w:r>
      </w:ins>
      <w:r w:rsidR="00C65E69">
        <w:t xml:space="preserve">of </w:t>
      </w:r>
      <w:r>
        <w:t xml:space="preserve">freshwater fish populations. However, disentangling the </w:t>
      </w:r>
      <w:r w:rsidR="00C65E69">
        <w:t xml:space="preserve">relative </w:t>
      </w:r>
      <w:r>
        <w:t xml:space="preserve">contributions of these two </w:t>
      </w:r>
      <w:del w:id="33" w:author="Chris Free" w:date="2023-01-14T18:27:00Z">
        <w:r w:rsidDel="00B035A4">
          <w:delText>aspects to changes in fish biomass has been difficult</w:delText>
        </w:r>
      </w:del>
      <w:ins w:id="34" w:author="Chris Free" w:date="2023-01-14T18:27:00Z">
        <w:r w:rsidR="00B035A4">
          <w:t xml:space="preserve">stressors </w:t>
        </w:r>
      </w:ins>
      <w:ins w:id="35" w:author="Chris Free" w:date="2023-01-14T18:31:00Z">
        <w:r w:rsidR="00B035A4">
          <w:t>ha</w:t>
        </w:r>
      </w:ins>
      <w:ins w:id="36" w:author="Chris Free" w:date="2023-01-14T18:28:00Z">
        <w:r w:rsidR="00B035A4">
          <w:t>s</w:t>
        </w:r>
      </w:ins>
      <w:ins w:id="37" w:author="Chris Free" w:date="2023-01-14T18:31:00Z">
        <w:r w:rsidR="00B035A4">
          <w:t xml:space="preserve"> been</w:t>
        </w:r>
      </w:ins>
      <w:ins w:id="38" w:author="Chris Free" w:date="2023-01-14T18:28:00Z">
        <w:r w:rsidR="00B035A4">
          <w:t xml:space="preserve"> challenging</w:t>
        </w:r>
      </w:ins>
      <w:r>
        <w:t xml:space="preserve">. </w:t>
      </w:r>
      <w:r w:rsidR="004D2FAF">
        <w:t>Here,</w:t>
      </w:r>
      <w:r>
        <w:t xml:space="preserve"> we </w:t>
      </w:r>
      <w:del w:id="39" w:author="Chris Free" w:date="2023-01-14T18:28:00Z">
        <w:r w:rsidDel="00B035A4">
          <w:delText>overcome this difficulty by using</w:delText>
        </w:r>
      </w:del>
      <w:ins w:id="40" w:author="Chris Free" w:date="2023-01-14T18:28:00Z">
        <w:r w:rsidR="00B035A4">
          <w:t>use</w:t>
        </w:r>
      </w:ins>
      <w:r>
        <w:t xml:space="preserve"> a temperature-dependent population dynamic</w:t>
      </w:r>
      <w:ins w:id="41" w:author="Chris Free" w:date="2023-01-14T18:31:00Z">
        <w:r w:rsidR="00B035A4">
          <w:t>s</w:t>
        </w:r>
      </w:ins>
      <w:r>
        <w:t xml:space="preserve"> model to </w:t>
      </w:r>
      <w:ins w:id="42" w:author="Chris Free" w:date="2023-01-14T18:31:00Z">
        <w:r w:rsidR="00B035A4">
          <w:t xml:space="preserve">simultanesouly </w:t>
        </w:r>
      </w:ins>
      <w:r>
        <w:t xml:space="preserve">quantify the impact of </w:t>
      </w:r>
      <w:ins w:id="43" w:author="Chris Free" w:date="2023-01-14T18:29:00Z">
        <w:r w:rsidR="00B035A4">
          <w:t xml:space="preserve">lake </w:t>
        </w:r>
      </w:ins>
      <w:r>
        <w:t xml:space="preserve">warming </w:t>
      </w:r>
      <w:ins w:id="44" w:author="Chris Free" w:date="2023-01-14T18:29:00Z">
        <w:r w:rsidR="00B035A4">
          <w:t xml:space="preserve">and </w:t>
        </w:r>
      </w:ins>
      <w:ins w:id="45" w:author="Chris Free" w:date="2023-01-14T18:30:00Z">
        <w:r w:rsidR="00B035A4">
          <w:t xml:space="preserve">recreational and tribal fishing </w:t>
        </w:r>
      </w:ins>
      <w:r>
        <w:t xml:space="preserve">on the </w:t>
      </w:r>
      <w:del w:id="46" w:author="Chris Free" w:date="2023-01-14T18:30:00Z">
        <w:r w:rsidDel="00B035A4">
          <w:delText>surplus production</w:delText>
        </w:r>
      </w:del>
      <w:ins w:id="47" w:author="Chris Free" w:date="2023-01-14T18:30:00Z">
        <w:r w:rsidR="00B035A4">
          <w:t>productivity</w:t>
        </w:r>
      </w:ins>
      <w:r>
        <w:t xml:space="preserve"> of </w:t>
      </w:r>
      <w:ins w:id="48" w:author="Chris Free" w:date="2023-01-14T18:33:00Z">
        <w:r w:rsidR="00B035A4">
          <w:t xml:space="preserve">populations of </w:t>
        </w:r>
      </w:ins>
      <w:ins w:id="49" w:author="Chris Free" w:date="2023-01-14T18:34:00Z">
        <w:r w:rsidR="00B035A4">
          <w:t>eight</w:t>
        </w:r>
      </w:ins>
      <w:ins w:id="50" w:author="Chris Free" w:date="2023-01-14T18:33:00Z">
        <w:r w:rsidR="00B035A4">
          <w:t xml:space="preserve"> species of freshwater fish in the American Midwest</w:t>
        </w:r>
      </w:ins>
      <w:del w:id="51" w:author="Chris Free" w:date="2023-01-14T18:32:00Z">
        <w:r w:rsidDel="00B035A4">
          <w:delText>freshwater fish</w:delText>
        </w:r>
      </w:del>
      <w:ins w:id="52" w:author="Chris Free" w:date="2023-01-14T18:33:00Z">
        <w:r w:rsidR="00B035A4">
          <w:t xml:space="preserve"> </w:t>
        </w:r>
      </w:ins>
      <w:r>
        <w:t xml:space="preserve">. </w:t>
      </w:r>
      <w:r w:rsidR="004C5AD2">
        <w:t>Of the 720 populations analyzed, 83 populations ha</w:t>
      </w:r>
      <w:ins w:id="53" w:author="Chris Free" w:date="2023-01-14T18:34:00Z">
        <w:r w:rsidR="00B035A4">
          <w:t>ve experienced</w:t>
        </w:r>
      </w:ins>
      <w:del w:id="54" w:author="Chris Free" w:date="2023-01-14T18:34:00Z">
        <w:r w:rsidR="004C5AD2" w:rsidDel="00B035A4">
          <w:delText>d</w:delText>
        </w:r>
      </w:del>
      <w:r w:rsidR="004C5AD2">
        <w:t xml:space="preserve"> a significant positive response to warming</w:t>
      </w:r>
      <w:ins w:id="55" w:author="Chris Free" w:date="2023-01-14T18:34:00Z">
        <w:r w:rsidR="00B035A4">
          <w:t xml:space="preserve"> (11.5%)</w:t>
        </w:r>
      </w:ins>
      <w:r w:rsidR="004C5AD2">
        <w:t xml:space="preserve"> and 66 population ha</w:t>
      </w:r>
      <w:ins w:id="56" w:author="Chris Free" w:date="2023-01-14T18:34:00Z">
        <w:r w:rsidR="00B035A4">
          <w:t>ve had</w:t>
        </w:r>
      </w:ins>
      <w:del w:id="57" w:author="Chris Free" w:date="2023-01-14T18:34:00Z">
        <w:r w:rsidR="004C5AD2" w:rsidDel="00B035A4">
          <w:delText>d</w:delText>
        </w:r>
      </w:del>
      <w:r w:rsidR="004C5AD2">
        <w:t xml:space="preserve"> a significant negative response to warming</w:t>
      </w:r>
      <w:ins w:id="58" w:author="Chris Free" w:date="2023-01-14T18:34:00Z">
        <w:r w:rsidR="00B035A4">
          <w:t xml:space="preserve"> (9.</w:t>
        </w:r>
      </w:ins>
      <w:ins w:id="59" w:author="Chris Free" w:date="2023-01-14T18:35:00Z">
        <w:r w:rsidR="00B035A4">
          <w:t>1%)</w:t>
        </w:r>
      </w:ins>
      <w:r w:rsidR="004C5AD2">
        <w:rPr>
          <w:rFonts w:ascii="SimSun" w:eastAsia="SimSun" w:hAnsi="SimSun" w:cs="SimSun" w:hint="eastAsia"/>
        </w:rPr>
        <w:t>.</w:t>
      </w:r>
      <w:r>
        <w:t xml:space="preserve"> </w:t>
      </w:r>
      <w:commentRangeStart w:id="60"/>
      <w:r>
        <w:t>The</w:t>
      </w:r>
      <w:commentRangeEnd w:id="60"/>
      <w:r w:rsidR="00B035A4">
        <w:rPr>
          <w:rStyle w:val="CommentReference"/>
        </w:rPr>
        <w:commentReference w:id="60"/>
      </w:r>
      <w:r>
        <w:t xml:space="preserve"> </w:t>
      </w:r>
      <w:ins w:id="61" w:author="Chris Free" w:date="2023-01-14T18:35:00Z">
        <w:r w:rsidR="00B035A4">
          <w:t xml:space="preserve">direction and magnitudes of </w:t>
        </w:r>
      </w:ins>
      <w:r w:rsidR="004C5AD2">
        <w:t>warming impacts</w:t>
      </w:r>
      <w:r>
        <w:t xml:space="preserve"> were </w:t>
      </w:r>
      <w:r w:rsidR="004C5AD2">
        <w:t xml:space="preserve">related to </w:t>
      </w:r>
      <w:r>
        <w:t xml:space="preserve">the thermal </w:t>
      </w:r>
      <w:del w:id="62" w:author="Chris Free" w:date="2023-01-14T18:35:00Z">
        <w:r w:rsidDel="00B035A4">
          <w:delText xml:space="preserve">guild </w:delText>
        </w:r>
      </w:del>
      <w:ins w:id="63" w:author="Chris Free" w:date="2023-01-14T18:35:00Z">
        <w:r w:rsidR="00B035A4">
          <w:t xml:space="preserve">affinity </w:t>
        </w:r>
      </w:ins>
      <w:r>
        <w:t>of the species</w:t>
      </w:r>
      <w:r w:rsidR="004C5AD2">
        <w:t>,</w:t>
      </w:r>
      <w:r>
        <w:t xml:space="preserve"> the latitude </w:t>
      </w:r>
      <w:ins w:id="64" w:author="Chris Free" w:date="2023-01-14T18:35:00Z">
        <w:r w:rsidR="00B035A4">
          <w:t>of</w:t>
        </w:r>
      </w:ins>
      <w:del w:id="65" w:author="Chris Free" w:date="2023-01-14T18:35:00Z">
        <w:r w:rsidDel="00B035A4">
          <w:delText>at which</w:delText>
        </w:r>
      </w:del>
      <w:r>
        <w:t xml:space="preserve"> the population</w:t>
      </w:r>
      <w:del w:id="66" w:author="Chris Free" w:date="2023-01-14T18:36:00Z">
        <w:r w:rsidDel="00B035A4">
          <w:delText xml:space="preserve"> was located</w:delText>
        </w:r>
      </w:del>
      <w:r w:rsidR="004D2FAF">
        <w:t>,</w:t>
      </w:r>
      <w:r w:rsidR="004C5AD2">
        <w:t xml:space="preserve"> and the </w:t>
      </w:r>
      <w:ins w:id="67" w:author="Chris Free" w:date="2023-01-14T18:36:00Z">
        <w:r w:rsidR="00B035A4">
          <w:t>level of exploitation experienced by the population</w:t>
        </w:r>
      </w:ins>
      <w:del w:id="68" w:author="Chris Free" w:date="2023-01-14T18:36:00Z">
        <w:r w:rsidR="004C5AD2" w:rsidDel="00B035A4">
          <w:delText>stock depletion rate of the population</w:delText>
        </w:r>
      </w:del>
      <w:r>
        <w:t xml:space="preserve">. </w:t>
      </w:r>
      <w:ins w:id="69" w:author="Chris Free" w:date="2023-01-14T18:38:00Z">
        <w:r w:rsidR="00A06BDD">
          <w:t>F</w:t>
        </w:r>
      </w:ins>
      <w:del w:id="70" w:author="Chris Free" w:date="2023-01-14T18:38:00Z">
        <w:r w:rsidR="004C5AD2" w:rsidDel="00A06BDD">
          <w:delText xml:space="preserve">By comparing the relative contributions </w:delText>
        </w:r>
        <w:r w:rsidR="004C5AD2" w:rsidDel="00A06BDD">
          <w:rPr>
            <w:rFonts w:eastAsiaTheme="minorEastAsia"/>
          </w:rPr>
          <w:delText>to stock biomass change,</w:delText>
        </w:r>
        <w:r w:rsidR="004C5AD2" w:rsidDel="00A06BDD">
          <w:delText xml:space="preserve"> we found that f</w:delText>
        </w:r>
      </w:del>
      <w:r w:rsidR="004C5AD2" w:rsidRPr="00EE18F5">
        <w:t xml:space="preserve">or the vast majority of </w:t>
      </w:r>
      <w:r w:rsidR="004C5AD2">
        <w:t>the populations (93%), fishing</w:t>
      </w:r>
      <w:del w:id="71" w:author="Chris Free" w:date="2023-01-14T18:39:00Z">
        <w:r w:rsidR="004C5AD2" w:rsidDel="00A06BDD">
          <w:delText xml:space="preserve"> </w:delText>
        </w:r>
      </w:del>
      <w:ins w:id="72" w:author="Chris Free" w:date="2023-01-14T18:38:00Z">
        <w:r w:rsidR="00A06BDD">
          <w:t xml:space="preserve"> had</w:t>
        </w:r>
      </w:ins>
      <w:del w:id="73" w:author="Chris Free" w:date="2023-01-14T18:38:00Z">
        <w:r w:rsidR="004C5AD2" w:rsidDel="00A06BDD">
          <w:delText>had</w:delText>
        </w:r>
      </w:del>
      <w:r w:rsidR="004C5AD2">
        <w:t xml:space="preserve"> a greater impact </w:t>
      </w:r>
      <w:ins w:id="74" w:author="Chris Free" w:date="2023-01-14T18:38:00Z">
        <w:r w:rsidR="00A06BDD">
          <w:t xml:space="preserve">on population size </w:t>
        </w:r>
      </w:ins>
      <w:r w:rsidR="004C5AD2">
        <w:t xml:space="preserve">than </w:t>
      </w:r>
      <w:del w:id="75" w:author="Chris Free" w:date="2023-01-14T18:38:00Z">
        <w:r w:rsidR="004C5AD2" w:rsidDel="00A06BDD">
          <w:delText>temperature variation</w:delText>
        </w:r>
      </w:del>
      <w:ins w:id="76" w:author="Chris Free" w:date="2023-01-14T18:38:00Z">
        <w:r w:rsidR="00A06BDD">
          <w:t>warming</w:t>
        </w:r>
      </w:ins>
      <w:r w:rsidR="004C5AD2">
        <w:t xml:space="preserve">. </w:t>
      </w:r>
      <w:r w:rsidR="00BD525C">
        <w:t xml:space="preserve">Accurate </w:t>
      </w:r>
      <w:ins w:id="77" w:author="Chris Free" w:date="2023-01-14T18:39:00Z">
        <w:r w:rsidR="00A06BDD">
          <w:t>understanding</w:t>
        </w:r>
      </w:ins>
      <w:del w:id="78" w:author="Chris Free" w:date="2023-01-14T18:39:00Z">
        <w:r w:rsidR="00BD525C" w:rsidDel="00A06BDD">
          <w:delText>identification</w:delText>
        </w:r>
      </w:del>
      <w:r w:rsidR="00BD525C">
        <w:t xml:space="preserve"> of</w:t>
      </w:r>
      <w:r w:rsidR="00905D7C" w:rsidRPr="00905D7C">
        <w:t xml:space="preserve"> the </w:t>
      </w:r>
      <w:r w:rsidR="00905D7C">
        <w:t xml:space="preserve">primary </w:t>
      </w:r>
      <w:r w:rsidR="00905D7C" w:rsidRPr="00905D7C">
        <w:t>cause</w:t>
      </w:r>
      <w:ins w:id="79" w:author="Chris Free" w:date="2023-01-14T18:39:00Z">
        <w:r w:rsidR="00A06BDD">
          <w:t>s</w:t>
        </w:r>
      </w:ins>
      <w:r w:rsidR="00905D7C" w:rsidRPr="00905D7C">
        <w:t xml:space="preserve"> of </w:t>
      </w:r>
      <w:del w:id="80" w:author="Chris Free" w:date="2023-01-14T18:39:00Z">
        <w:r w:rsidR="00905D7C" w:rsidRPr="00905D7C" w:rsidDel="00A06BDD">
          <w:delText xml:space="preserve">stock </w:delText>
        </w:r>
      </w:del>
      <w:ins w:id="81" w:author="Chris Free" w:date="2023-01-14T18:39:00Z">
        <w:r w:rsidR="00A06BDD">
          <w:t>population</w:t>
        </w:r>
        <w:r w:rsidR="00A06BDD" w:rsidRPr="00905D7C">
          <w:t xml:space="preserve"> </w:t>
        </w:r>
      </w:ins>
      <w:r w:rsidR="00905D7C" w:rsidRPr="00905D7C">
        <w:t xml:space="preserve">fluctuations </w:t>
      </w:r>
      <w:r w:rsidR="00BD525C">
        <w:t>and</w:t>
      </w:r>
      <w:r w:rsidR="00CC5216">
        <w:t xml:space="preserve"> </w:t>
      </w:r>
      <w:del w:id="82" w:author="Chris Free" w:date="2023-01-14T18:39:00Z">
        <w:r w:rsidR="00CC5216" w:rsidDel="00A06BDD">
          <w:delText xml:space="preserve">understanding </w:delText>
        </w:r>
      </w:del>
      <w:r w:rsidR="00CC5216">
        <w:t>the mechanism</w:t>
      </w:r>
      <w:ins w:id="83" w:author="Chris Free" w:date="2023-01-14T18:39:00Z">
        <w:r w:rsidR="00A06BDD">
          <w:t>s</w:t>
        </w:r>
      </w:ins>
      <w:r w:rsidR="00CC5216">
        <w:t xml:space="preserve"> by which fish populations respond to climate change </w:t>
      </w:r>
      <w:r w:rsidR="00905D7C" w:rsidRPr="00905D7C">
        <w:t xml:space="preserve">can help managers choose appropriate fisheries </w:t>
      </w:r>
      <w:r w:rsidR="00905D7C">
        <w:t xml:space="preserve">management </w:t>
      </w:r>
      <w:r w:rsidR="00905D7C" w:rsidRPr="00905D7C">
        <w:t>strategies.</w:t>
      </w:r>
    </w:p>
    <w:p w14:paraId="63D9FA71" w14:textId="1EEE10EA" w:rsidR="00A5096C" w:rsidRPr="00F021D6" w:rsidRDefault="00A5096C" w:rsidP="004D5107">
      <w:pPr>
        <w:ind w:left="220" w:rightChars="0" w:right="0"/>
        <w:rPr>
          <w:rFonts w:eastAsiaTheme="minorEastAsia"/>
        </w:rPr>
      </w:pPr>
      <w:r w:rsidRPr="000B7143">
        <w:rPr>
          <w:b/>
          <w:bCs/>
        </w:rPr>
        <w:t>Keywords:</w:t>
      </w:r>
      <w:r>
        <w:t xml:space="preserve"> fish productivity; fishery population dynamics; surplus production model; climate change</w:t>
      </w:r>
    </w:p>
    <w:p w14:paraId="3C69A561" w14:textId="77777777" w:rsidR="00A5096C" w:rsidRPr="000B7143" w:rsidRDefault="00A5096C" w:rsidP="004D5107">
      <w:pPr>
        <w:ind w:left="220" w:rightChars="0" w:right="0"/>
        <w:rPr>
          <w:b/>
          <w:bCs/>
        </w:rPr>
      </w:pPr>
      <w:r w:rsidRPr="000B7143">
        <w:rPr>
          <w:b/>
          <w:bCs/>
        </w:rPr>
        <w:t>Introduction:</w:t>
      </w:r>
    </w:p>
    <w:p w14:paraId="0EB76696" w14:textId="6C5B53BB" w:rsidR="00A5096C" w:rsidRPr="00A5096C" w:rsidRDefault="00A5096C" w:rsidP="004D5107">
      <w:pPr>
        <w:ind w:left="220" w:rightChars="0" w:right="0"/>
        <w:rPr>
          <w:rFonts w:eastAsiaTheme="minorEastAsia"/>
        </w:rPr>
      </w:pPr>
      <w:r>
        <w:t xml:space="preserve">Climate change, manifested primarily by the </w:t>
      </w:r>
      <w:r w:rsidR="00BD525C">
        <w:t>increase in</w:t>
      </w:r>
      <w:r>
        <w:t xml:space="preserve"> global mean temperature, can significantly alter the freshwater habitats of inland lakes</w:t>
      </w:r>
      <w:ins w:id="84" w:author="Chris Free" w:date="2023-01-14T18:44:00Z">
        <w:r w:rsidR="00BD7E33">
          <w:t xml:space="preserve"> (</w:t>
        </w:r>
      </w:ins>
      <w:ins w:id="85" w:author="Chris Free" w:date="2023-01-15T09:18:00Z">
        <w:r w:rsidR="00B64571">
          <w:t>citation</w:t>
        </w:r>
      </w:ins>
      <w:ins w:id="86" w:author="Chris Free" w:date="2023-01-14T18:44:00Z">
        <w:r w:rsidR="00BD7E33">
          <w:t>)</w:t>
        </w:r>
      </w:ins>
      <w:r>
        <w:t xml:space="preserve">. Such warming can then affect the </w:t>
      </w:r>
      <w:del w:id="87" w:author="Chris Free" w:date="2023-01-14T18:43:00Z">
        <w:r w:rsidDel="00BD7E33">
          <w:delText>stock biomass</w:delText>
        </w:r>
      </w:del>
      <w:ins w:id="88" w:author="Chris Free" w:date="2023-01-14T18:43:00Z">
        <w:r w:rsidR="00BD7E33">
          <w:t>abu</w:t>
        </w:r>
      </w:ins>
      <w:ins w:id="89" w:author="Chris Free" w:date="2023-01-14T18:44:00Z">
        <w:r w:rsidR="00BD7E33">
          <w:t>ndance</w:t>
        </w:r>
      </w:ins>
      <w:r>
        <w:t xml:space="preserve"> of </w:t>
      </w:r>
      <w:r w:rsidR="00BD525C">
        <w:t xml:space="preserve">the </w:t>
      </w:r>
      <w:r>
        <w:t xml:space="preserve">fish populations that inhabit these waters through a series of physiological, biochemical, and ecological processes (). </w:t>
      </w:r>
      <w:ins w:id="90" w:author="Chris Free" w:date="2023-01-14T18:44:00Z">
        <w:r w:rsidR="00BD7E33">
          <w:t xml:space="preserve">For example, </w:t>
        </w:r>
      </w:ins>
      <w:del w:id="91" w:author="Chris Free" w:date="2023-01-14T18:44:00Z">
        <w:r w:rsidDel="00BD7E33">
          <w:delText>W</w:delText>
        </w:r>
      </w:del>
      <w:ins w:id="92" w:author="Chris Free" w:date="2023-01-14T18:44:00Z">
        <w:r w:rsidR="00BD7E33">
          <w:t>w</w:t>
        </w:r>
      </w:ins>
      <w:r>
        <w:t xml:space="preserve">arming can directly </w:t>
      </w:r>
      <w:r w:rsidR="00BD525C">
        <w:t>affect</w:t>
      </w:r>
      <w:r>
        <w:t xml:space="preserve"> the seasonal thermal structure of </w:t>
      </w:r>
      <w:del w:id="93" w:author="Chris Free" w:date="2023-01-14T18:45:00Z">
        <w:r w:rsidDel="00BD7E33">
          <w:delText xml:space="preserve">inland </w:delText>
        </w:r>
      </w:del>
      <w:r>
        <w:t xml:space="preserve">lakes (), exposing certain fish populations to temperatures outside their species-specific optimal ranges, while making thermal conditions more suitable for other populations. </w:t>
      </w:r>
      <w:del w:id="94" w:author="Chris Free" w:date="2023-01-15T07:37:00Z">
        <w:r w:rsidDel="003F69A0">
          <w:delText xml:space="preserve">Other common warming-related </w:delText>
        </w:r>
      </w:del>
      <w:del w:id="95" w:author="Chris Free" w:date="2023-01-14T18:45:00Z">
        <w:r w:rsidDel="00BD7E33">
          <w:delText xml:space="preserve">natural </w:delText>
        </w:r>
      </w:del>
      <w:del w:id="96" w:author="Chris Free" w:date="2023-01-15T07:37:00Z">
        <w:r w:rsidDel="003F69A0">
          <w:delText>processes that</w:delText>
        </w:r>
      </w:del>
      <w:ins w:id="97" w:author="Chris Free" w:date="2023-01-15T07:37:00Z">
        <w:r w:rsidR="003F69A0">
          <w:t>Warming can also</w:t>
        </w:r>
      </w:ins>
      <w:ins w:id="98" w:author="Chris Free" w:date="2023-01-15T07:38:00Z">
        <w:r w:rsidR="003F69A0">
          <w:t xml:space="preserve"> </w:t>
        </w:r>
      </w:ins>
      <w:del w:id="99" w:author="Chris Free" w:date="2023-01-15T07:38:00Z">
        <w:r w:rsidDel="003F69A0">
          <w:delText xml:space="preserve"> </w:delText>
        </w:r>
      </w:del>
      <w:del w:id="100" w:author="Chris Free" w:date="2023-01-14T18:45:00Z">
        <w:r w:rsidDel="00BD7E33">
          <w:delText>also affect stock biomass of</w:delText>
        </w:r>
      </w:del>
      <w:ins w:id="101" w:author="Chris Free" w:date="2023-01-14T18:45:00Z">
        <w:r w:rsidR="00BD7E33">
          <w:t>affect the dynami</w:t>
        </w:r>
      </w:ins>
      <w:ins w:id="102" w:author="Chris Free" w:date="2023-01-14T18:46:00Z">
        <w:r w:rsidR="00BD7E33">
          <w:t>cs of</w:t>
        </w:r>
      </w:ins>
      <w:r>
        <w:t xml:space="preserve"> freshwater fish populations include decreases in dissolved oxygen (), reduction and shortening of ice cover (), plankton bloom phenology (), and toxic algae blooms (). </w:t>
      </w:r>
    </w:p>
    <w:p w14:paraId="3E534680" w14:textId="6012C2D3" w:rsidR="00A5096C" w:rsidRPr="00A5096C" w:rsidRDefault="003F69A0" w:rsidP="004D5107">
      <w:pPr>
        <w:ind w:left="220" w:rightChars="0" w:right="0"/>
        <w:rPr>
          <w:rFonts w:eastAsiaTheme="minorEastAsia"/>
        </w:rPr>
      </w:pPr>
      <w:ins w:id="103" w:author="Chris Free" w:date="2023-01-15T07:38:00Z">
        <w:r>
          <w:t>The r</w:t>
        </w:r>
      </w:ins>
      <w:del w:id="104" w:author="Chris Free" w:date="2023-01-15T07:38:00Z">
        <w:r w:rsidR="00A5096C" w:rsidDel="003F69A0">
          <w:delText>R</w:delText>
        </w:r>
      </w:del>
      <w:r w:rsidR="00A5096C">
        <w:t xml:space="preserve">esponses </w:t>
      </w:r>
      <w:ins w:id="105" w:author="Chris Free" w:date="2023-01-15T07:38:00Z">
        <w:r>
          <w:t xml:space="preserve">of fish populations </w:t>
        </w:r>
      </w:ins>
      <w:r w:rsidR="00A5096C">
        <w:t xml:space="preserve">to warming are likely to vary inter- and intraspecifically. Warm- and cold-water species may respond to warming in opposite directions based on </w:t>
      </w:r>
      <w:ins w:id="106" w:author="Chris Free" w:date="2023-01-15T07:38:00Z">
        <w:r>
          <w:t xml:space="preserve">their </w:t>
        </w:r>
      </w:ins>
      <w:r w:rsidR="00A5096C">
        <w:t xml:space="preserve">species-specific thermal requirements (). Populations of the same species may respond differently to warming, depending on </w:t>
      </w:r>
      <w:del w:id="107" w:author="Chris Free" w:date="2023-01-15T07:39:00Z">
        <w:r w:rsidR="00A5096C" w:rsidDel="003F69A0">
          <w:delText>individual properties such as</w:delText>
        </w:r>
      </w:del>
      <w:ins w:id="108" w:author="Chris Free" w:date="2023-01-15T07:39:00Z">
        <w:r>
          <w:t>their</w:t>
        </w:r>
      </w:ins>
      <w:r w:rsidR="00A5096C">
        <w:t xml:space="preserve"> geographic position or local adaptations to thermal regimes (). Illustrating among- and within-species variation in responses to warming, a meta-analysis of global marine fish and invertebrates revealed that populations benefiting from historical ocean warming were roughly offset in number and magnitude by those that were negatively affected (). Although the general effects of warming on freshwater fish species from different thermal guilds have been documented (), the potentially heterogeneous effects of warming on the </w:t>
      </w:r>
      <w:del w:id="109" w:author="Chris Free" w:date="2023-01-15T07:41:00Z">
        <w:r w:rsidR="00A5096C" w:rsidDel="00E70F7B">
          <w:delText>stock biomass</w:delText>
        </w:r>
      </w:del>
      <w:ins w:id="110" w:author="Chris Free" w:date="2023-01-15T07:41:00Z">
        <w:r w:rsidR="00E70F7B">
          <w:t>abundance</w:t>
        </w:r>
      </w:ins>
      <w:r w:rsidR="00A5096C">
        <w:t xml:space="preserve"> of individual populations are less clear on regional or </w:t>
      </w:r>
      <w:r w:rsidR="00A5096C">
        <w:lastRenderedPageBreak/>
        <w:t>global scales.</w:t>
      </w:r>
    </w:p>
    <w:p w14:paraId="57C97E22" w14:textId="11C82CB9" w:rsidR="00A5096C" w:rsidRPr="00A5096C" w:rsidRDefault="00A5096C" w:rsidP="004D5107">
      <w:pPr>
        <w:ind w:left="220" w:rightChars="0" w:right="0"/>
        <w:rPr>
          <w:rFonts w:eastAsiaTheme="minorEastAsia"/>
        </w:rPr>
      </w:pPr>
      <w:r>
        <w:t xml:space="preserve">One challenge in evaluating the </w:t>
      </w:r>
      <w:ins w:id="111" w:author="Chris Free" w:date="2023-01-15T07:42:00Z">
        <w:r w:rsidR="00E70F7B">
          <w:t xml:space="preserve">effect of </w:t>
        </w:r>
      </w:ins>
      <w:r>
        <w:t>warming</w:t>
      </w:r>
      <w:del w:id="112" w:author="Chris Free" w:date="2023-01-15T07:42:00Z">
        <w:r w:rsidDel="00E70F7B">
          <w:delText xml:space="preserve"> effect</w:delText>
        </w:r>
      </w:del>
      <w:r>
        <w:t xml:space="preserve"> on freshwater fish </w:t>
      </w:r>
      <w:del w:id="113" w:author="Chris Free" w:date="2023-01-15T07:43:00Z">
        <w:r w:rsidDel="00E70F7B">
          <w:delText>stock biomass</w:delText>
        </w:r>
      </w:del>
      <w:ins w:id="114" w:author="Chris Free" w:date="2023-01-15T07:43:00Z">
        <w:r w:rsidR="00E70F7B">
          <w:t>abundance</w:t>
        </w:r>
      </w:ins>
      <w:r>
        <w:t xml:space="preserve"> is </w:t>
      </w:r>
      <w:del w:id="115" w:author="Chris Free" w:date="2023-01-15T07:43:00Z">
        <w:r w:rsidDel="00E70F7B">
          <w:delText xml:space="preserve">the fact </w:delText>
        </w:r>
      </w:del>
      <w:r>
        <w:t>that warming</w:t>
      </w:r>
      <w:ins w:id="116" w:author="Chris Free" w:date="2023-01-15T07:44:00Z">
        <w:r w:rsidR="00E70F7B">
          <w:t xml:space="preserve"> rarely occurs in isolation. Instead, it occurs in conjunction with other loca</w:t>
        </w:r>
      </w:ins>
      <w:ins w:id="117" w:author="Chris Free" w:date="2023-01-15T07:45:00Z">
        <w:r w:rsidR="00E70F7B">
          <w:t>l stressors</w:t>
        </w:r>
      </w:ins>
      <w:del w:id="118" w:author="Chris Free" w:date="2023-01-15T07:45:00Z">
        <w:r w:rsidDel="00E70F7B">
          <w:delText>-related environmental changes interact with local anthropogenic activities</w:delText>
        </w:r>
      </w:del>
      <w:r>
        <w:t xml:space="preserve"> to create complex and entangled effects on fish population dynamics (). For the target species of </w:t>
      </w:r>
      <w:ins w:id="119" w:author="Chris Free" w:date="2023-01-15T07:45:00Z">
        <w:r w:rsidR="00E70F7B">
          <w:t xml:space="preserve">commercial, </w:t>
        </w:r>
      </w:ins>
      <w:r>
        <w:t>recreational</w:t>
      </w:r>
      <w:ins w:id="120" w:author="Chris Free" w:date="2023-01-15T07:45:00Z">
        <w:r w:rsidR="00E70F7B">
          <w:t>,</w:t>
        </w:r>
      </w:ins>
      <w:r>
        <w:t xml:space="preserve"> or subsistence fisheries, </w:t>
      </w:r>
      <w:r w:rsidR="00B776E4">
        <w:t>fishing</w:t>
      </w:r>
      <w:r>
        <w:t xml:space="preserve"> constitutes the most widespread </w:t>
      </w:r>
      <w:del w:id="121" w:author="Chris Free" w:date="2023-01-15T07:45:00Z">
        <w:r w:rsidDel="00E70F7B">
          <w:delText xml:space="preserve">source of </w:delText>
        </w:r>
      </w:del>
      <w:r>
        <w:t>stressor for freshwater fish populations</w:t>
      </w:r>
      <w:del w:id="122" w:author="Chris Free" w:date="2023-01-15T07:46:00Z">
        <w:r w:rsidDel="001C08E9">
          <w:delText xml:space="preserve"> by directly removing certain numbers of fish from the populations persistently</w:delText>
        </w:r>
      </w:del>
      <w:r>
        <w:t xml:space="preserve">. As a result, failure to accurately disentangle the </w:t>
      </w:r>
      <w:ins w:id="123" w:author="Chris Free" w:date="2023-01-15T07:47:00Z">
        <w:r w:rsidR="001C08E9">
          <w:t xml:space="preserve">joint </w:t>
        </w:r>
      </w:ins>
      <w:r>
        <w:t xml:space="preserve">effects of changes in fishing pressure and temperature on </w:t>
      </w:r>
      <w:del w:id="124" w:author="Chris Free" w:date="2023-01-15T07:47:00Z">
        <w:r w:rsidDel="001C08E9">
          <w:delText>fish stock biomass</w:delText>
        </w:r>
      </w:del>
      <w:ins w:id="125" w:author="Chris Free" w:date="2023-01-15T07:47:00Z">
        <w:r w:rsidR="001C08E9">
          <w:t>population abundance</w:t>
        </w:r>
      </w:ins>
      <w:r>
        <w:t xml:space="preserve"> can </w:t>
      </w:r>
      <w:del w:id="126" w:author="Chris Free" w:date="2023-01-15T07:47:00Z">
        <w:r w:rsidDel="001C08E9">
          <w:delText xml:space="preserve">often </w:delText>
        </w:r>
      </w:del>
      <w:r>
        <w:t>lead to misattribution</w:t>
      </w:r>
      <w:ins w:id="127" w:author="Chris Free" w:date="2023-01-15T07:47:00Z">
        <w:r w:rsidR="001C08E9">
          <w:t>s in</w:t>
        </w:r>
      </w:ins>
      <w:del w:id="128" w:author="Chris Free" w:date="2023-01-15T07:47:00Z">
        <w:r w:rsidDel="001C08E9">
          <w:delText xml:space="preserve"> for</w:delText>
        </w:r>
      </w:del>
      <w:r>
        <w:t xml:space="preserve"> the cause of </w:t>
      </w:r>
      <w:del w:id="129" w:author="Chris Free" w:date="2023-01-15T07:47:00Z">
        <w:r w:rsidDel="001C08E9">
          <w:delText xml:space="preserve">stock </w:delText>
        </w:r>
        <w:r w:rsidDel="001C08E9">
          <w:rPr>
            <w:rFonts w:hint="eastAsia"/>
          </w:rPr>
          <w:delText>size</w:delText>
        </w:r>
      </w:del>
      <w:ins w:id="130" w:author="Chris Free" w:date="2023-01-15T07:47:00Z">
        <w:r w:rsidR="001C08E9">
          <w:t>population</w:t>
        </w:r>
      </w:ins>
      <w:r>
        <w:t xml:space="preserve"> fluctuations ().</w:t>
      </w:r>
      <w:ins w:id="131" w:author="Chris Free" w:date="2023-01-15T07:47:00Z">
        <w:r w:rsidR="001C08E9">
          <w:t xml:space="preserve"> </w:t>
        </w:r>
      </w:ins>
      <w:ins w:id="132" w:author="Chris Free" w:date="2023-01-15T07:48:00Z">
        <w:r w:rsidR="001C08E9">
          <w:t>Add something about how misunderstanding causes can lead to inappropriate and potentially detrimenetal management actions.</w:t>
        </w:r>
      </w:ins>
    </w:p>
    <w:p w14:paraId="4F373983" w14:textId="3CA5F4F4" w:rsidR="00A5096C" w:rsidRPr="00A5096C" w:rsidRDefault="00A5096C" w:rsidP="004D5107">
      <w:pPr>
        <w:ind w:left="220" w:rightChars="0" w:right="0"/>
        <w:rPr>
          <w:rFonts w:eastAsiaTheme="minorEastAsia"/>
        </w:rPr>
      </w:pPr>
      <w:r>
        <w:t xml:space="preserve">Separating the impact of fishing and </w:t>
      </w:r>
      <w:del w:id="133" w:author="Chris Free" w:date="2023-01-15T07:48:00Z">
        <w:r w:rsidDel="00A02AAF">
          <w:delText xml:space="preserve">climate </w:delText>
        </w:r>
      </w:del>
      <w:r>
        <w:t xml:space="preserve">warming on freshwater fish </w:t>
      </w:r>
      <w:del w:id="134" w:author="Chris Free" w:date="2023-01-15T07:49:00Z">
        <w:r w:rsidDel="00A02AAF">
          <w:delText>stock biomass</w:delText>
        </w:r>
      </w:del>
      <w:ins w:id="135" w:author="Chris Free" w:date="2023-01-15T07:49:00Z">
        <w:r w:rsidR="00A02AAF">
          <w:t>abundance</w:t>
        </w:r>
      </w:ins>
      <w:r>
        <w:t xml:space="preserve"> is </w:t>
      </w:r>
      <w:ins w:id="136" w:author="Chris Free" w:date="2023-01-15T07:49:00Z">
        <w:r w:rsidR="00A02AAF">
          <w:t>thus</w:t>
        </w:r>
      </w:ins>
      <w:del w:id="137" w:author="Chris Free" w:date="2023-01-15T07:49:00Z">
        <w:r w:rsidDel="00A02AAF">
          <w:delText>not only of interest to scientists but also</w:delText>
        </w:r>
      </w:del>
      <w:r>
        <w:t xml:space="preserve"> critical to fishery managers </w:t>
      </w:r>
      <w:ins w:id="138" w:author="Chris Free" w:date="2023-01-15T07:49:00Z">
        <w:r w:rsidR="00A02AAF">
          <w:t xml:space="preserve">seeking </w:t>
        </w:r>
      </w:ins>
      <w:r>
        <w:t xml:space="preserve">to identify </w:t>
      </w:r>
      <w:del w:id="139" w:author="Chris Free" w:date="2023-01-15T07:50:00Z">
        <w:r w:rsidDel="00A02AAF">
          <w:delText xml:space="preserve">optimal </w:delText>
        </w:r>
      </w:del>
      <w:r>
        <w:t xml:space="preserve">management strategies to grapple with the effects of both stressors (). Local and regional management agencies in the </w:t>
      </w:r>
      <w:r w:rsidR="00BD525C">
        <w:t>United States</w:t>
      </w:r>
      <w:r>
        <w:t xml:space="preserve"> have developed adaptation strategies (e.g., regulating harvest or </w:t>
      </w:r>
      <w:commentRangeStart w:id="140"/>
      <w:r>
        <w:t>stocking</w:t>
      </w:r>
      <w:commentRangeEnd w:id="140"/>
      <w:r w:rsidR="00A02AAF">
        <w:rPr>
          <w:rStyle w:val="CommentReference"/>
        </w:rPr>
        <w:commentReference w:id="140"/>
      </w:r>
      <w:r>
        <w:t xml:space="preserve">) to keep the fisheries sustainable and to mitigate the effects of warming (). Although </w:t>
      </w:r>
      <w:del w:id="141" w:author="Chris Free" w:date="2023-01-15T07:52:00Z">
        <w:r w:rsidDel="00CA2551">
          <w:delText xml:space="preserve">it is widely accepted that </w:delText>
        </w:r>
      </w:del>
      <w:r>
        <w:t xml:space="preserve">slowing the pace of climate warming </w:t>
      </w:r>
      <w:ins w:id="142" w:author="Chris Free" w:date="2023-01-15T07:52:00Z">
        <w:r w:rsidR="00CA2551">
          <w:t>through</w:t>
        </w:r>
      </w:ins>
      <w:del w:id="143" w:author="Chris Free" w:date="2023-01-15T07:52:00Z">
        <w:r w:rsidDel="00CA2551">
          <w:delText>by</w:delText>
        </w:r>
      </w:del>
      <w:r>
        <w:t xml:space="preserve"> collective</w:t>
      </w:r>
      <w:ins w:id="144" w:author="Chris Free" w:date="2023-01-15T07:52:00Z">
        <w:r w:rsidR="00CA2551">
          <w:t xml:space="preserve"> actions</w:t>
        </w:r>
      </w:ins>
      <w:del w:id="145" w:author="Chris Free" w:date="2023-01-15T07:52:00Z">
        <w:r w:rsidDel="00CA2551">
          <w:delText>l</w:delText>
        </w:r>
      </w:del>
      <w:ins w:id="146" w:author="Chris Free" w:date="2023-01-15T07:52:00Z">
        <w:r w:rsidR="00CA2551">
          <w:t xml:space="preserve"> to</w:t>
        </w:r>
      </w:ins>
      <w:del w:id="147" w:author="Chris Free" w:date="2023-01-15T07:52:00Z">
        <w:r w:rsidDel="00CA2551">
          <w:delText>y</w:delText>
        </w:r>
      </w:del>
      <w:r>
        <w:t xml:space="preserve"> reduc</w:t>
      </w:r>
      <w:ins w:id="148" w:author="Chris Free" w:date="2023-01-15T07:52:00Z">
        <w:r w:rsidR="00CA2551">
          <w:t>e</w:t>
        </w:r>
      </w:ins>
      <w:del w:id="149" w:author="Chris Free" w:date="2023-01-15T07:52:00Z">
        <w:r w:rsidDel="00CA2551">
          <w:delText>ing</w:delText>
        </w:r>
      </w:del>
      <w:r>
        <w:t xml:space="preserve"> greenhouse gas emissions is the ultimate solution to conserve most fish and fisheries globally (), accurately quantifying the respective contributions of fishing and warming to changes in fish </w:t>
      </w:r>
      <w:del w:id="150" w:author="Chris Free" w:date="2023-01-15T07:52:00Z">
        <w:r w:rsidDel="00CA2551">
          <w:delText>stock biomass</w:delText>
        </w:r>
      </w:del>
      <w:ins w:id="151" w:author="Chris Free" w:date="2023-01-15T07:52:00Z">
        <w:r w:rsidR="00CA2551">
          <w:t>abundance</w:t>
        </w:r>
      </w:ins>
      <w:r>
        <w:t xml:space="preserve"> can help managers </w:t>
      </w:r>
      <w:del w:id="152" w:author="Chris Free" w:date="2023-01-15T07:53:00Z">
        <w:r w:rsidDel="00CA2551">
          <w:delText>decide on</w:delText>
        </w:r>
      </w:del>
      <w:ins w:id="153" w:author="Chris Free" w:date="2023-01-15T07:53:00Z">
        <w:r w:rsidR="00CA2551">
          <w:t>prioritize</w:t>
        </w:r>
      </w:ins>
      <w:r>
        <w:t xml:space="preserve"> practical measures</w:t>
      </w:r>
      <w:del w:id="154" w:author="Chris Free" w:date="2023-01-15T07:53:00Z">
        <w:r w:rsidDel="00CA2551">
          <w:delText xml:space="preserve"> to regulate variables</w:delText>
        </w:r>
      </w:del>
      <w:r>
        <w:t xml:space="preserve"> that can be locally </w:t>
      </w:r>
      <w:del w:id="155" w:author="Chris Free" w:date="2023-01-15T07:53:00Z">
        <w:r w:rsidDel="00CA2551">
          <w:delText>managed</w:delText>
        </w:r>
      </w:del>
      <w:ins w:id="156" w:author="Chris Free" w:date="2023-01-15T07:53:00Z">
        <w:r w:rsidR="00CA2551">
          <w:t>implemented</w:t>
        </w:r>
      </w:ins>
      <w:r>
        <w:t xml:space="preserve">. </w:t>
      </w:r>
    </w:p>
    <w:p w14:paraId="456EEB36" w14:textId="17FABBC4" w:rsidR="00A5096C" w:rsidRPr="00A5096C" w:rsidDel="00FC7257" w:rsidRDefault="00CA2551" w:rsidP="00CA2551">
      <w:pPr>
        <w:ind w:leftChars="45" w:left="99" w:rightChars="0" w:right="0"/>
        <w:rPr>
          <w:del w:id="157" w:author="Chris Free" w:date="2023-01-15T08:05:00Z"/>
          <w:rFonts w:eastAsiaTheme="minorEastAsia"/>
        </w:rPr>
        <w:pPrChange w:id="158" w:author="Chris Free" w:date="2023-01-15T07:54:00Z">
          <w:pPr>
            <w:ind w:left="220" w:rightChars="0" w:right="0"/>
          </w:pPr>
        </w:pPrChange>
      </w:pPr>
      <w:ins w:id="159" w:author="Chris Free" w:date="2023-01-15T07:54:00Z">
        <w:r>
          <w:t xml:space="preserve">Here, we </w:t>
        </w:r>
      </w:ins>
      <w:ins w:id="160" w:author="Chris Free" w:date="2023-01-15T07:55:00Z">
        <w:r>
          <w:t>collat</w:t>
        </w:r>
        <w:r w:rsidR="00FC7257">
          <w:t xml:space="preserve">e data for 720 fish </w:t>
        </w:r>
      </w:ins>
      <w:ins w:id="161" w:author="Chris Free" w:date="2023-01-15T07:56:00Z">
        <w:r w:rsidR="00FC7257">
          <w:t>population from three Midwestern states in the United States to disentangle the relative impacts of fishing and warming at a la</w:t>
        </w:r>
      </w:ins>
      <w:ins w:id="162" w:author="Chris Free" w:date="2023-01-15T07:57:00Z">
        <w:r w:rsidR="00FC7257">
          <w:t xml:space="preserve">rge regional scale. </w:t>
        </w:r>
      </w:ins>
      <w:ins w:id="163" w:author="Chris Free" w:date="2023-01-15T08:03:00Z">
        <w:r w:rsidR="00FC7257">
          <w:t>The US Midwest provides a useful case study because it is home to diverse freshwater fish species that support prized recreational and subsis</w:t>
        </w:r>
      </w:ins>
      <w:ins w:id="164" w:author="Chris Free" w:date="2023-01-15T08:04:00Z">
        <w:r w:rsidR="00FC7257">
          <w:t>tence species and that have endured rapid warming (Fig</w:t>
        </w:r>
      </w:ins>
      <w:ins w:id="165" w:author="Chris Free" w:date="2023-01-15T08:05:00Z">
        <w:r w:rsidR="00FC7257">
          <w:t>.</w:t>
        </w:r>
      </w:ins>
      <w:ins w:id="166" w:author="Chris Free" w:date="2023-01-15T08:04:00Z">
        <w:r w:rsidR="00FC7257">
          <w:t xml:space="preserve"> 1)</w:t>
        </w:r>
      </w:ins>
      <w:ins w:id="167" w:author="Chris Free" w:date="2023-01-15T08:05:00Z">
        <w:r w:rsidR="00FC7257">
          <w:t>.</w:t>
        </w:r>
      </w:ins>
      <w:ins w:id="168" w:author="Chris Free" w:date="2023-01-15T08:04:00Z">
        <w:r w:rsidR="00FC7257">
          <w:t xml:space="preserve"> </w:t>
        </w:r>
      </w:ins>
      <w:ins w:id="169" w:author="Chris Free" w:date="2023-01-15T07:57:00Z">
        <w:r w:rsidR="00FC7257">
          <w:t>We developed a</w:t>
        </w:r>
      </w:ins>
      <w:del w:id="170" w:author="Chris Free" w:date="2023-01-15T07:57:00Z">
        <w:r w:rsidR="00F320C3" w:rsidDel="00FC7257">
          <w:delText>Despite</w:delText>
        </w:r>
        <w:r w:rsidR="00F320C3" w:rsidRPr="00F320C3" w:rsidDel="00FC7257">
          <w:delText xml:space="preserve"> the human resources corresponding to the large number of water bodies to be monitored </w:delText>
        </w:r>
        <w:r w:rsidR="00F320C3" w:rsidDel="00FC7257">
          <w:delText>being</w:delText>
        </w:r>
        <w:r w:rsidR="00F320C3" w:rsidRPr="00F320C3" w:rsidDel="00FC7257">
          <w:delText xml:space="preserve"> often limited,</w:delText>
        </w:r>
        <w:r w:rsidR="00A5096C" w:rsidDel="00FC7257">
          <w:delText xml:space="preserve"> the relevant agencies or commissions in each state closely monitor many inland fish stocks that are socioeconomically or culturally vital to local communities by exploiting appropriate data collection methods (e.g., survey lakes on a rotational basis). We collated a data set for </w:delText>
        </w:r>
        <w:r w:rsidR="009A22FB" w:rsidDel="00FC7257">
          <w:delText>720</w:delText>
        </w:r>
        <w:r w:rsidR="00A5096C" w:rsidDel="00FC7257">
          <w:delText xml:space="preserve"> fish populations from </w:delText>
        </w:r>
        <w:r w:rsidR="00F320C3" w:rsidDel="00FC7257">
          <w:delText>three</w:delText>
        </w:r>
        <w:r w:rsidR="00A5096C" w:rsidDel="00FC7257">
          <w:delText xml:space="preserve"> Midwestern states in the United States </w:delText>
        </w:r>
        <w:r w:rsidR="00CB3E57" w:rsidDel="00FC7257">
          <w:delText>to fit</w:delText>
        </w:r>
        <w:r w:rsidR="00A5096C" w:rsidDel="00FC7257">
          <w:delText xml:space="preserve"> a</w:delText>
        </w:r>
      </w:del>
      <w:r w:rsidR="00A5096C">
        <w:t xml:space="preserve"> novel temperature-dependent population dynamic model</w:t>
      </w:r>
      <w:ins w:id="171" w:author="Chris Free" w:date="2023-01-15T07:57:00Z">
        <w:r w:rsidR="00FC7257">
          <w:t xml:space="preserve"> that overcomes</w:t>
        </w:r>
      </w:ins>
      <w:ins w:id="172" w:author="Chris Free" w:date="2023-01-15T07:58:00Z">
        <w:r w:rsidR="00FC7257">
          <w:t xml:space="preserve"> </w:t>
        </w:r>
      </w:ins>
      <w:ins w:id="173" w:author="Chris Free" w:date="2023-01-15T07:57:00Z">
        <w:r w:rsidR="00FC7257">
          <w:t>c</w:t>
        </w:r>
      </w:ins>
      <w:ins w:id="174" w:author="Chris Free" w:date="2023-01-15T07:58:00Z">
        <w:r w:rsidR="00FC7257">
          <w:t>hallenges presented by sparce and imprecise monitoring that is common</w:t>
        </w:r>
      </w:ins>
      <w:ins w:id="175" w:author="Chris Free" w:date="2023-01-15T07:59:00Z">
        <w:r w:rsidR="00FC7257">
          <w:t xml:space="preserve"> in inland fisheries.</w:t>
        </w:r>
      </w:ins>
      <w:ins w:id="176" w:author="Chris Free" w:date="2023-01-15T07:58:00Z">
        <w:r w:rsidR="00FC7257">
          <w:t xml:space="preserve"> </w:t>
        </w:r>
      </w:ins>
      <w:del w:id="177" w:author="Chris Free" w:date="2023-01-15T07:57:00Z">
        <w:r w:rsidR="00A5096C" w:rsidDel="00FC7257">
          <w:delText>.</w:delText>
        </w:r>
      </w:del>
      <w:r w:rsidR="00A5096C">
        <w:t xml:space="preserve"> </w:t>
      </w:r>
      <w:ins w:id="178" w:author="Chris Free" w:date="2023-01-15T07:59:00Z">
        <w:r w:rsidR="00FC7257">
          <w:t xml:space="preserve">We conduct rigorous </w:t>
        </w:r>
      </w:ins>
      <w:del w:id="179" w:author="Chris Free" w:date="2023-01-15T07:59:00Z">
        <w:r w:rsidR="00A5096C" w:rsidDel="00FC7257">
          <w:delText>The model was developed with an intention of addressing the challenges of fitting traditional fishery stock assessment models to typical inland fisheries data (e.g., inconsecutive and imprecise annual harvests). S</w:delText>
        </w:r>
      </w:del>
      <w:ins w:id="180" w:author="Chris Free" w:date="2023-01-15T07:59:00Z">
        <w:r w:rsidR="00FC7257">
          <w:t>s</w:t>
        </w:r>
      </w:ins>
      <w:r w:rsidR="00A5096C">
        <w:t>imulation test</w:t>
      </w:r>
      <w:ins w:id="181" w:author="Chris Free" w:date="2023-01-15T07:59:00Z">
        <w:r w:rsidR="00FC7257">
          <w:t>ing</w:t>
        </w:r>
      </w:ins>
      <w:del w:id="182" w:author="Chris Free" w:date="2023-01-15T07:59:00Z">
        <w:r w:rsidR="00A5096C" w:rsidDel="00FC7257">
          <w:delText>s</w:delText>
        </w:r>
      </w:del>
      <w:r w:rsidR="00A5096C">
        <w:t xml:space="preserve"> and sensitivity analysis </w:t>
      </w:r>
      <w:del w:id="183" w:author="Chris Free" w:date="2023-01-15T07:59:00Z">
        <w:r w:rsidR="00A5096C" w:rsidDel="00FC7257">
          <w:delText xml:space="preserve">were conducted </w:delText>
        </w:r>
      </w:del>
      <w:r w:rsidR="00A5096C">
        <w:t xml:space="preserve">to evaluate the robustness of the model to estimate the effect of temperature on fish </w:t>
      </w:r>
      <w:del w:id="184" w:author="Chris Free" w:date="2023-01-15T07:59:00Z">
        <w:r w:rsidR="00A5096C" w:rsidDel="00FC7257">
          <w:delText>stock biomass</w:delText>
        </w:r>
      </w:del>
      <w:ins w:id="185" w:author="Chris Free" w:date="2023-01-15T07:59:00Z">
        <w:r w:rsidR="00FC7257">
          <w:t>abund</w:t>
        </w:r>
      </w:ins>
      <w:ins w:id="186" w:author="Chris Free" w:date="2023-01-15T08:00:00Z">
        <w:r w:rsidR="00FC7257">
          <w:t>ance</w:t>
        </w:r>
      </w:ins>
      <w:r w:rsidR="00A5096C">
        <w:t xml:space="preserve">. Finally, we disentangled and compared the effects of </w:t>
      </w:r>
      <w:del w:id="187" w:author="Chris Free" w:date="2023-01-15T08:00:00Z">
        <w:r w:rsidR="00A5096C" w:rsidDel="00FC7257">
          <w:delText>temperature variation</w:delText>
        </w:r>
      </w:del>
      <w:ins w:id="188" w:author="Chris Free" w:date="2023-01-15T08:00:00Z">
        <w:r w:rsidR="00FC7257">
          <w:t>warming</w:t>
        </w:r>
      </w:ins>
      <w:r w:rsidR="00A5096C">
        <w:t xml:space="preserve"> and fishing on fish biomass by simulating two scenarios that assume the absence of fishing or warming, respectively.</w:t>
      </w:r>
      <w:ins w:id="189" w:author="Chris Free" w:date="2023-01-15T08:05:00Z">
        <w:r w:rsidR="00FC7257">
          <w:t xml:space="preserve"> </w:t>
        </w:r>
      </w:ins>
    </w:p>
    <w:p w14:paraId="4B9F3875" w14:textId="44F35FEC" w:rsidR="00A5096C" w:rsidRPr="00F021D6" w:rsidRDefault="00A5096C" w:rsidP="00FC7257">
      <w:pPr>
        <w:ind w:leftChars="45" w:left="99" w:rightChars="0" w:right="0"/>
        <w:rPr>
          <w:rFonts w:eastAsiaTheme="minorEastAsia"/>
        </w:rPr>
        <w:pPrChange w:id="190" w:author="Chris Free" w:date="2023-01-15T08:05:00Z">
          <w:pPr>
            <w:ind w:left="220" w:rightChars="0" w:right="0"/>
          </w:pPr>
        </w:pPrChange>
      </w:pPr>
      <w:del w:id="191" w:author="Chris Free" w:date="2023-01-15T08:01:00Z">
        <w:r w:rsidDel="00FC7257">
          <w:delText xml:space="preserve">The study aims to contribute to understanding the respective impacts of fishing and warming on stock biomass of freshwater fish populations at a relatively large regional scale. </w:delText>
        </w:r>
      </w:del>
      <w:del w:id="192" w:author="Chris Free" w:date="2023-01-15T08:05:00Z">
        <w:r w:rsidDel="00FC7257">
          <w:delText>The Midwest of the United States was chosen as there are diverse freshwater fish species, many of which support prized recreational and subsistence fisheries (), and which have endured rapid warming over the past decades (</w:delText>
        </w:r>
        <w:r w:rsidR="00E0213A" w:rsidDel="00FC7257">
          <w:delText>Fig.1</w:delText>
        </w:r>
        <w:r w:rsidDel="00FC7257">
          <w:delText xml:space="preserve">). </w:delText>
        </w:r>
      </w:del>
      <w:r>
        <w:t>Th</w:t>
      </w:r>
      <w:ins w:id="193" w:author="Chris Free" w:date="2023-01-15T08:06:00Z">
        <w:r w:rsidR="00D34C6E">
          <w:t>e application of this scal</w:t>
        </w:r>
      </w:ins>
      <w:ins w:id="194" w:author="Chris Free" w:date="2023-01-15T08:07:00Z">
        <w:r w:rsidR="006370F9">
          <w:t>abl</w:t>
        </w:r>
      </w:ins>
      <w:ins w:id="195" w:author="Chris Free" w:date="2023-01-15T08:06:00Z">
        <w:r w:rsidR="00D34C6E">
          <w:t xml:space="preserve">e approach in other regions would </w:t>
        </w:r>
      </w:ins>
      <w:del w:id="196" w:author="Chris Free" w:date="2023-01-15T08:05:00Z">
        <w:r w:rsidDel="00FC7257">
          <w:delText xml:space="preserve">e approach reported here has the potential to be </w:delText>
        </w:r>
      </w:del>
      <w:del w:id="197" w:author="Chris Free" w:date="2023-01-15T08:06:00Z">
        <w:r w:rsidDel="00D34C6E">
          <w:delText xml:space="preserve">applied to inland fisheries in other regions where similar data are available, </w:delText>
        </w:r>
        <w:r w:rsidDel="00D34C6E">
          <w:rPr>
            <w:rFonts w:hint="eastAsia"/>
          </w:rPr>
          <w:delText xml:space="preserve">and then </w:delText>
        </w:r>
        <w:r w:rsidDel="00D34C6E">
          <w:delText xml:space="preserve">to </w:delText>
        </w:r>
      </w:del>
      <w:r>
        <w:t xml:space="preserve">enhance the understanding of </w:t>
      </w:r>
      <w:del w:id="198" w:author="Chris Free" w:date="2023-01-15T08:07:00Z">
        <w:r w:rsidDel="00D34C6E">
          <w:delText xml:space="preserve">this long-standing scientific question pertaining to </w:delText>
        </w:r>
      </w:del>
      <w:r>
        <w:t xml:space="preserve">the relative importance of fishing and climate change on fluctuations of fish populations </w:t>
      </w:r>
      <w:r w:rsidR="00AB6487">
        <w:t>at</w:t>
      </w:r>
      <w:r>
        <w:t xml:space="preserve"> a global scale.</w:t>
      </w:r>
    </w:p>
    <w:p w14:paraId="3645C4C2" w14:textId="77777777" w:rsidR="00A5096C" w:rsidRPr="00251A93" w:rsidRDefault="00A5096C" w:rsidP="004D5107">
      <w:pPr>
        <w:ind w:left="220" w:rightChars="0" w:right="0"/>
        <w:rPr>
          <w:b/>
          <w:bCs/>
        </w:rPr>
      </w:pPr>
      <w:r w:rsidRPr="00251A93">
        <w:rPr>
          <w:b/>
          <w:bCs/>
        </w:rPr>
        <w:t>Materials and Methods:</w:t>
      </w:r>
    </w:p>
    <w:p w14:paraId="2D9A21AA" w14:textId="3E4E80D0" w:rsidR="00A5096C" w:rsidRDefault="00A5096C" w:rsidP="004D5107">
      <w:pPr>
        <w:ind w:left="220" w:rightChars="0" w:right="0"/>
        <w:rPr>
          <w:ins w:id="199" w:author="Chris Free" w:date="2023-01-15T08:11:00Z"/>
          <w:i/>
          <w:iCs/>
        </w:rPr>
      </w:pPr>
      <w:r>
        <w:rPr>
          <w:i/>
          <w:iCs/>
        </w:rPr>
        <w:t>1. Data sources and data characteristics</w:t>
      </w:r>
    </w:p>
    <w:p w14:paraId="64B07B36" w14:textId="40BB4B9E" w:rsidR="00303F75" w:rsidRPr="00303F75" w:rsidRDefault="00303F75" w:rsidP="004D5107">
      <w:pPr>
        <w:ind w:left="220" w:rightChars="0" w:right="0"/>
        <w:rPr>
          <w:rPrChange w:id="200" w:author="Chris Free" w:date="2023-01-15T08:11:00Z">
            <w:rPr>
              <w:i/>
              <w:iCs/>
            </w:rPr>
          </w:rPrChange>
        </w:rPr>
      </w:pPr>
      <w:ins w:id="201" w:author="Chris Free" w:date="2023-01-15T08:11:00Z">
        <w:r>
          <w:t>Our temperature-depende</w:t>
        </w:r>
      </w:ins>
      <w:ins w:id="202" w:author="Chris Free" w:date="2023-01-15T08:12:00Z">
        <w:r>
          <w:t xml:space="preserve">nt population dynamics model requires </w:t>
        </w:r>
      </w:ins>
      <w:ins w:id="203" w:author="Chris Free" w:date="2023-01-15T08:13:00Z">
        <w:r>
          <w:t xml:space="preserve">time series documenting </w:t>
        </w:r>
      </w:ins>
      <w:ins w:id="204" w:author="Chris Free" w:date="2023-01-15T08:12:00Z">
        <w:r>
          <w:t xml:space="preserve">three types of data for each population: (1) an index of relative abundance; (2) fishery removals and </w:t>
        </w:r>
      </w:ins>
      <w:ins w:id="205" w:author="Chris Free" w:date="2023-01-15T08:13:00Z">
        <w:r>
          <w:t xml:space="preserve">subsidies from stocking programs; and (3) environmental experience. </w:t>
        </w:r>
      </w:ins>
    </w:p>
    <w:p w14:paraId="0D0A52C6" w14:textId="673CE429" w:rsidR="00A5096C" w:rsidRDefault="00A5096C" w:rsidP="004D5107">
      <w:pPr>
        <w:ind w:left="220" w:rightChars="0" w:right="0"/>
        <w:rPr>
          <w:i/>
          <w:iCs/>
        </w:rPr>
      </w:pPr>
      <w:r>
        <w:rPr>
          <w:i/>
          <w:iCs/>
        </w:rPr>
        <w:t xml:space="preserve">1.1 </w:t>
      </w:r>
      <w:ins w:id="206" w:author="Chris Free" w:date="2023-01-15T08:14:00Z">
        <w:r w:rsidR="00303F75">
          <w:rPr>
            <w:i/>
            <w:iCs/>
          </w:rPr>
          <w:t>Index of relative abundance</w:t>
        </w:r>
      </w:ins>
      <w:del w:id="207" w:author="Chris Free" w:date="2023-01-15T08:14:00Z">
        <w:r w:rsidDel="00303F75">
          <w:rPr>
            <w:i/>
            <w:iCs/>
          </w:rPr>
          <w:delText>Relative biomass index</w:delText>
        </w:r>
      </w:del>
    </w:p>
    <w:p w14:paraId="60162B80" w14:textId="30EE9454" w:rsidR="00A5096C" w:rsidRDefault="00A5096C" w:rsidP="004D5107">
      <w:pPr>
        <w:ind w:left="220" w:rightChars="0" w:right="0"/>
      </w:pPr>
      <w:del w:id="208" w:author="Chris Free" w:date="2023-01-15T09:14:00Z">
        <w:r w:rsidDel="00B64571">
          <w:delText xml:space="preserve">The </w:delText>
        </w:r>
      </w:del>
      <w:ins w:id="209" w:author="Chris Free" w:date="2023-01-15T09:14:00Z">
        <w:r w:rsidR="00B64571">
          <w:t>T</w:t>
        </w:r>
      </w:ins>
      <w:del w:id="210" w:author="Chris Free" w:date="2023-01-15T09:14:00Z">
        <w:r w:rsidDel="00B64571">
          <w:delText>t</w:delText>
        </w:r>
      </w:del>
      <w:r>
        <w:t>ime series</w:t>
      </w:r>
      <w:ins w:id="211" w:author="Chris Free" w:date="2023-01-15T09:14:00Z">
        <w:r w:rsidR="00B64571">
          <w:t xml:space="preserve"> of</w:t>
        </w:r>
      </w:ins>
      <w:del w:id="212" w:author="Chris Free" w:date="2023-01-15T09:14:00Z">
        <w:r w:rsidDel="00B64571">
          <w:delText xml:space="preserve"> for the</w:delText>
        </w:r>
      </w:del>
      <w:r>
        <w:t xml:space="preserve"> relative </w:t>
      </w:r>
      <w:del w:id="213" w:author="Chris Free" w:date="2023-01-15T08:14:00Z">
        <w:r w:rsidDel="00303F75">
          <w:delText xml:space="preserve">biomass </w:delText>
        </w:r>
      </w:del>
      <w:ins w:id="214" w:author="Chris Free" w:date="2023-01-15T08:14:00Z">
        <w:r w:rsidR="00303F75">
          <w:t>abundance</w:t>
        </w:r>
        <w:r w:rsidR="00303F75">
          <w:t xml:space="preserve"> </w:t>
        </w:r>
      </w:ins>
      <w:r>
        <w:t xml:space="preserve">indices </w:t>
      </w:r>
      <w:ins w:id="215" w:author="Chris Free" w:date="2023-01-15T09:15:00Z">
        <w:r w:rsidR="00B64571">
          <w:t>for</w:t>
        </w:r>
      </w:ins>
      <w:del w:id="216" w:author="Chris Free" w:date="2023-01-15T09:15:00Z">
        <w:r w:rsidDel="00B64571">
          <w:delText>of</w:delText>
        </w:r>
      </w:del>
      <w:r>
        <w:t xml:space="preserve"> each population were </w:t>
      </w:r>
      <w:ins w:id="217" w:author="Chris Free" w:date="2023-01-15T08:15:00Z">
        <w:r w:rsidR="00303F75">
          <w:t xml:space="preserve">drawn </w:t>
        </w:r>
      </w:ins>
      <w:r>
        <w:t>from the fishery-independent biological surveys conducted by the Department of Natural Resources of each state</w:t>
      </w:r>
      <w:ins w:id="218" w:author="Chris Free" w:date="2023-01-15T08:15:00Z">
        <w:r w:rsidR="00303F75">
          <w:t xml:space="preserve"> (</w:t>
        </w:r>
      </w:ins>
      <w:ins w:id="219" w:author="Chris Free" w:date="2023-01-15T08:17:00Z">
        <w:r w:rsidR="00A57303">
          <w:t xml:space="preserve">Minnesota, Wisconsin, Iowa; </w:t>
        </w:r>
      </w:ins>
      <w:ins w:id="220" w:author="Chris Free" w:date="2023-01-15T08:15:00Z">
        <w:r w:rsidR="00303F75">
          <w:t>Fig. 1)</w:t>
        </w:r>
      </w:ins>
      <w:r>
        <w:t xml:space="preserve">. Survey protocols </w:t>
      </w:r>
      <w:del w:id="221" w:author="Chris Free" w:date="2023-01-15T08:17:00Z">
        <w:r w:rsidDel="00B04835">
          <w:delText xml:space="preserve">vary </w:delText>
        </w:r>
      </w:del>
      <w:ins w:id="222" w:author="Chris Free" w:date="2023-01-15T08:17:00Z">
        <w:r w:rsidR="00B04835">
          <w:t>differ</w:t>
        </w:r>
        <w:r w:rsidR="00B04835">
          <w:t xml:space="preserve"> </w:t>
        </w:r>
      </w:ins>
      <w:r>
        <w:t>between</w:t>
      </w:r>
      <w:ins w:id="223" w:author="Chris Free" w:date="2023-01-15T08:18:00Z">
        <w:r w:rsidR="00B04835">
          <w:t xml:space="preserve"> and within</w:t>
        </w:r>
      </w:ins>
      <w:r>
        <w:t xml:space="preserve"> management agencies</w:t>
      </w:r>
      <w:del w:id="224" w:author="Chris Free" w:date="2023-01-15T08:18:00Z">
        <w:r w:rsidDel="00B04835">
          <w:delText>,</w:delText>
        </w:r>
      </w:del>
      <w:r>
        <w:t xml:space="preserve"> </w:t>
      </w:r>
      <w:del w:id="225" w:author="Chris Free" w:date="2023-01-15T08:18:00Z">
        <w:r w:rsidDel="00B04835">
          <w:delText xml:space="preserve">and survey methods often differ </w:delText>
        </w:r>
      </w:del>
      <w:r>
        <w:t xml:space="preserve">depending on the purpose of the survey. Therefore, we consulted </w:t>
      </w:r>
      <w:del w:id="226" w:author="Chris Free" w:date="2023-01-15T09:15:00Z">
        <w:r w:rsidDel="00B64571">
          <w:lastRenderedPageBreak/>
          <w:delText xml:space="preserve">relevant </w:delText>
        </w:r>
      </w:del>
      <w:r>
        <w:t xml:space="preserve">experts from each state </w:t>
      </w:r>
      <w:del w:id="227" w:author="Chris Free" w:date="2023-01-15T09:15:00Z">
        <w:r w:rsidDel="00B64571">
          <w:delText xml:space="preserve">who were familiar with their respective survey programs </w:delText>
        </w:r>
      </w:del>
      <w:r>
        <w:t xml:space="preserve">and obtained the relative </w:t>
      </w:r>
      <w:del w:id="228" w:author="Chris Free" w:date="2023-01-15T08:18:00Z">
        <w:r w:rsidDel="00B04835">
          <w:delText xml:space="preserve">biomass </w:delText>
        </w:r>
      </w:del>
      <w:ins w:id="229" w:author="Chris Free" w:date="2023-01-15T08:18:00Z">
        <w:r w:rsidR="00B04835">
          <w:t>abundance</w:t>
        </w:r>
        <w:r w:rsidR="00B04835">
          <w:t xml:space="preserve"> </w:t>
        </w:r>
      </w:ins>
      <w:r>
        <w:t>ind</w:t>
      </w:r>
      <w:ins w:id="230" w:author="Chris Free" w:date="2023-01-15T09:16:00Z">
        <w:r w:rsidR="00B64571">
          <w:t>ex</w:t>
        </w:r>
      </w:ins>
      <w:del w:id="231" w:author="Chris Free" w:date="2023-01-15T09:16:00Z">
        <w:r w:rsidDel="00B64571">
          <w:delText>ices</w:delText>
        </w:r>
      </w:del>
      <w:r>
        <w:t xml:space="preserve"> that best reflected </w:t>
      </w:r>
      <w:del w:id="232" w:author="Chris Free" w:date="2023-01-15T09:16:00Z">
        <w:r w:rsidDel="00B64571">
          <w:delText xml:space="preserve">the </w:delText>
        </w:r>
      </w:del>
      <w:r>
        <w:t xml:space="preserve">temporal changes in </w:t>
      </w:r>
      <w:del w:id="233" w:author="Chris Free" w:date="2023-01-15T08:18:00Z">
        <w:r w:rsidDel="00B04835">
          <w:delText>stock biomas</w:delText>
        </w:r>
      </w:del>
      <w:ins w:id="234" w:author="Chris Free" w:date="2023-01-15T08:18:00Z">
        <w:r w:rsidR="00B04835">
          <w:t>abundance</w:t>
        </w:r>
      </w:ins>
      <w:del w:id="235" w:author="Chris Free" w:date="2023-01-15T08:18:00Z">
        <w:r w:rsidDel="00B04835">
          <w:delText>s</w:delText>
        </w:r>
      </w:del>
      <w:r>
        <w:t xml:space="preserve"> for each population (Tab.S1 in the supplementary </w:t>
      </w:r>
      <w:commentRangeStart w:id="236"/>
      <w:r>
        <w:t>material</w:t>
      </w:r>
      <w:commentRangeEnd w:id="236"/>
      <w:r w:rsidR="001B1CD9">
        <w:rPr>
          <w:rStyle w:val="CommentReference"/>
        </w:rPr>
        <w:commentReference w:id="236"/>
      </w:r>
      <w:r>
        <w:t>).</w:t>
      </w:r>
      <w:r>
        <w:rPr>
          <w:i/>
          <w:iCs/>
        </w:rPr>
        <w:t xml:space="preserve"> </w:t>
      </w:r>
    </w:p>
    <w:p w14:paraId="4D8FC8D5" w14:textId="0EC9305E" w:rsidR="00A5096C" w:rsidRDefault="00A5096C" w:rsidP="004D5107">
      <w:pPr>
        <w:ind w:left="220" w:rightChars="0" w:right="0"/>
        <w:rPr>
          <w:ins w:id="237" w:author="Chris Free" w:date="2023-01-14T18:58:00Z"/>
          <w:i/>
          <w:iCs/>
        </w:rPr>
      </w:pPr>
      <w:r>
        <w:rPr>
          <w:i/>
          <w:iCs/>
        </w:rPr>
        <w:t xml:space="preserve">1.2 </w:t>
      </w:r>
      <w:del w:id="238" w:author="Chris Free" w:date="2023-01-14T18:52:00Z">
        <w:r w:rsidDel="00302D63">
          <w:rPr>
            <w:i/>
            <w:iCs/>
          </w:rPr>
          <w:delText>Recreational harvest</w:delText>
        </w:r>
      </w:del>
      <w:ins w:id="239" w:author="Chris Free" w:date="2023-01-14T18:53:00Z">
        <w:r w:rsidR="00302D63">
          <w:rPr>
            <w:i/>
            <w:iCs/>
          </w:rPr>
          <w:t>Fishery removals (h</w:t>
        </w:r>
      </w:ins>
      <w:ins w:id="240" w:author="Chris Free" w:date="2023-01-14T18:52:00Z">
        <w:r w:rsidR="00302D63">
          <w:rPr>
            <w:i/>
            <w:iCs/>
          </w:rPr>
          <w:t>arvest</w:t>
        </w:r>
      </w:ins>
      <w:ins w:id="241" w:author="Chris Free" w:date="2023-01-14T18:53:00Z">
        <w:r w:rsidR="00302D63">
          <w:rPr>
            <w:i/>
            <w:iCs/>
          </w:rPr>
          <w:t>)</w:t>
        </w:r>
      </w:ins>
      <w:ins w:id="242" w:author="Chris Free" w:date="2023-01-14T18:52:00Z">
        <w:r w:rsidR="00302D63">
          <w:rPr>
            <w:i/>
            <w:iCs/>
          </w:rPr>
          <w:t xml:space="preserve"> and </w:t>
        </w:r>
      </w:ins>
      <w:ins w:id="243" w:author="Chris Free" w:date="2023-01-14T18:53:00Z">
        <w:r w:rsidR="00302D63">
          <w:rPr>
            <w:i/>
            <w:iCs/>
          </w:rPr>
          <w:t xml:space="preserve">subsidies </w:t>
        </w:r>
      </w:ins>
      <w:ins w:id="244" w:author="Chris Free" w:date="2023-01-15T09:16:00Z">
        <w:r w:rsidR="00B64571">
          <w:rPr>
            <w:i/>
            <w:iCs/>
          </w:rPr>
          <w:t xml:space="preserve">from </w:t>
        </w:r>
      </w:ins>
      <w:ins w:id="245" w:author="Chris Free" w:date="2023-01-14T18:52:00Z">
        <w:r w:rsidR="00302D63">
          <w:rPr>
            <w:i/>
            <w:iCs/>
          </w:rPr>
          <w:t>stocking</w:t>
        </w:r>
      </w:ins>
      <w:ins w:id="246" w:author="Chris Free" w:date="2023-01-15T09:16:00Z">
        <w:r w:rsidR="00B64571">
          <w:rPr>
            <w:i/>
            <w:iCs/>
          </w:rPr>
          <w:t xml:space="preserve"> programs</w:t>
        </w:r>
      </w:ins>
    </w:p>
    <w:p w14:paraId="421AD799" w14:textId="4ED26458" w:rsidR="00AF6512" w:rsidRPr="00B64571" w:rsidDel="00B64571" w:rsidRDefault="00B64571" w:rsidP="00AF6512">
      <w:pPr>
        <w:ind w:left="220" w:rightChars="0" w:right="0"/>
        <w:rPr>
          <w:del w:id="247" w:author="Chris Free" w:date="2023-01-15T09:20:00Z"/>
          <w:rPrChange w:id="248" w:author="Chris Free" w:date="2023-01-15T09:20:00Z">
            <w:rPr>
              <w:del w:id="249" w:author="Chris Free" w:date="2023-01-15T09:20:00Z"/>
              <w:i/>
              <w:iCs/>
            </w:rPr>
          </w:rPrChange>
        </w:rPr>
      </w:pPr>
      <w:ins w:id="250" w:author="Chris Free" w:date="2023-01-15T09:20:00Z">
        <w:r>
          <w:t>The ev</w:t>
        </w:r>
      </w:ins>
      <w:ins w:id="251" w:author="Chris Free" w:date="2023-01-15T09:21:00Z">
        <w:r>
          <w:t xml:space="preserve">aluated populations are subject to mixture of recreational and tribal fishing pressure. </w:t>
        </w:r>
      </w:ins>
    </w:p>
    <w:p w14:paraId="20186C79" w14:textId="148509AB" w:rsidR="00A5096C" w:rsidDel="00B64571" w:rsidRDefault="00A5096C" w:rsidP="004D5107">
      <w:pPr>
        <w:ind w:left="220" w:rightChars="0" w:right="0"/>
        <w:rPr>
          <w:del w:id="252" w:author="Chris Free" w:date="2023-01-15T09:21:00Z"/>
        </w:rPr>
      </w:pPr>
      <w:r>
        <w:t>Total recreational harvests were estimated based on the creel survey</w:t>
      </w:r>
      <w:ins w:id="253" w:author="Chris Free" w:date="2023-01-15T09:17:00Z">
        <w:r w:rsidR="00B64571">
          <w:t>s</w:t>
        </w:r>
      </w:ins>
      <w:r>
        <w:t xml:space="preserve"> conducted by Department of Natural Resources of each state. Data </w:t>
      </w:r>
      <w:del w:id="254" w:author="Chris Free" w:date="2023-01-15T09:17:00Z">
        <w:r w:rsidDel="00B64571">
          <w:delText xml:space="preserve">were </w:delText>
        </w:r>
      </w:del>
      <w:r>
        <w:t xml:space="preserve">collated </w:t>
      </w:r>
      <w:del w:id="255" w:author="Chris Free" w:date="2023-01-15T09:17:00Z">
        <w:r w:rsidDel="00B64571">
          <w:delText xml:space="preserve">and stored </w:delText>
        </w:r>
      </w:del>
      <w:r>
        <w:t>in the CreelCat database (</w:t>
      </w:r>
      <w:hyperlink r:id="rId11" w:history="1">
        <w:r>
          <w:rPr>
            <w:rStyle w:val="Hyperlink"/>
          </w:rPr>
          <w:t>https://creelcat.shinyapps.io/CreelCat/</w:t>
        </w:r>
      </w:hyperlink>
      <w:r>
        <w:t>)</w:t>
      </w:r>
      <w:ins w:id="256" w:author="Chris Free" w:date="2023-01-15T09:17:00Z">
        <w:r w:rsidR="00B64571">
          <w:t xml:space="preserve"> were</w:t>
        </w:r>
      </w:ins>
      <w:del w:id="257" w:author="Chris Free" w:date="2023-01-15T09:17:00Z">
        <w:r w:rsidDel="00B64571">
          <w:delText>. The data were</w:delText>
        </w:r>
      </w:del>
      <w:r>
        <w:t xml:space="preserve"> downloaded </w:t>
      </w:r>
      <w:del w:id="258" w:author="Chris Free" w:date="2023-01-15T09:17:00Z">
        <w:r w:rsidDel="00B64571">
          <w:delText xml:space="preserve">from CreelCat </w:delText>
        </w:r>
      </w:del>
      <w:r>
        <w:t>on 4 June 2022. Unlike large-scale commercial fisheries where accurate daily catch records are required, estimated recreational harvest data based on voluntary angler interviews are considered less precise</w:t>
      </w:r>
      <w:ins w:id="259" w:author="Chris Free" w:date="2023-01-15T09:18:00Z">
        <w:r w:rsidR="00B64571">
          <w:t xml:space="preserve"> (citation)</w:t>
        </w:r>
      </w:ins>
      <w:r>
        <w:t xml:space="preserve">. Therefore, we treated </w:t>
      </w:r>
      <w:del w:id="260" w:author="Chris Free" w:date="2023-01-15T09:18:00Z">
        <w:r w:rsidDel="00B64571">
          <w:delText xml:space="preserve">the </w:delText>
        </w:r>
      </w:del>
      <w:r>
        <w:t xml:space="preserve">recreational harvests as observations that are subject to observation error instead of known quantities in the model. </w:t>
      </w:r>
    </w:p>
    <w:p w14:paraId="6406104F" w14:textId="00A58692" w:rsidR="00A5096C" w:rsidDel="00302D63" w:rsidRDefault="00A5096C" w:rsidP="00B64571">
      <w:pPr>
        <w:ind w:leftChars="0" w:left="0" w:rightChars="0" w:right="0"/>
        <w:rPr>
          <w:del w:id="261" w:author="Chris Free" w:date="2023-01-14T18:52:00Z"/>
          <w:i/>
          <w:iCs/>
        </w:rPr>
        <w:pPrChange w:id="262" w:author="Chris Free" w:date="2023-01-15T09:21:00Z">
          <w:pPr>
            <w:ind w:left="220" w:rightChars="0" w:right="0"/>
          </w:pPr>
        </w:pPrChange>
      </w:pPr>
      <w:del w:id="263" w:author="Chris Free" w:date="2023-01-14T18:52:00Z">
        <w:r w:rsidDel="00302D63">
          <w:rPr>
            <w:i/>
            <w:iCs/>
          </w:rPr>
          <w:delText>1.3 Tribal harvest</w:delText>
        </w:r>
      </w:del>
    </w:p>
    <w:p w14:paraId="57AC82EF" w14:textId="031548FD" w:rsidR="00A5096C" w:rsidRDefault="00A5096C" w:rsidP="00B64571">
      <w:pPr>
        <w:ind w:left="220" w:rightChars="0" w:right="0"/>
      </w:pPr>
      <w:r>
        <w:t xml:space="preserve">The Great Lakes Indian Fish and Wildlife Commission (GLIFWC) </w:t>
      </w:r>
      <w:ins w:id="264" w:author="Chris Free" w:date="2023-01-15T09:19:00Z">
        <w:r w:rsidR="00B64571">
          <w:t>collects</w:t>
        </w:r>
      </w:ins>
      <w:del w:id="265" w:author="Chris Free" w:date="2023-01-15T09:19:00Z">
        <w:r w:rsidDel="00B64571">
          <w:delText>collected</w:delText>
        </w:r>
      </w:del>
      <w:r>
        <w:t xml:space="preserve"> tribal harvest data</w:t>
      </w:r>
      <w:ins w:id="266" w:author="Chris Free" w:date="2023-01-15T09:19:00Z">
        <w:r w:rsidR="00B64571">
          <w:t xml:space="preserve"> for all three states</w:t>
        </w:r>
      </w:ins>
      <w:r>
        <w:t xml:space="preserve">. </w:t>
      </w:r>
      <w:ins w:id="267" w:author="Chris Free" w:date="2023-01-15T09:19:00Z">
        <w:r w:rsidR="00B64571">
          <w:t xml:space="preserve">Because </w:t>
        </w:r>
      </w:ins>
      <w:del w:id="268" w:author="Chris Free" w:date="2023-01-15T09:19:00Z">
        <w:r w:rsidDel="00B64571">
          <w:delText>A</w:delText>
        </w:r>
      </w:del>
      <w:ins w:id="269" w:author="Chris Free" w:date="2023-01-15T09:19:00Z">
        <w:r w:rsidR="00B64571">
          <w:t>a</w:t>
        </w:r>
      </w:ins>
      <w:r>
        <w:t xml:space="preserve">ll tribal fishing operations </w:t>
      </w:r>
      <w:del w:id="270" w:author="Chris Free" w:date="2023-01-15T09:19:00Z">
        <w:r w:rsidDel="00B64571">
          <w:delText xml:space="preserve">were </w:delText>
        </w:r>
      </w:del>
      <w:ins w:id="271" w:author="Chris Free" w:date="2023-01-15T09:19:00Z">
        <w:r w:rsidR="00B64571">
          <w:t>are</w:t>
        </w:r>
        <w:r w:rsidR="00B64571">
          <w:t xml:space="preserve"> </w:t>
        </w:r>
      </w:ins>
      <w:r>
        <w:t>under observation</w:t>
      </w:r>
      <w:del w:id="272" w:author="Chris Free" w:date="2023-01-15T09:19:00Z">
        <w:r w:rsidDel="00B64571">
          <w:delText>,</w:delText>
        </w:r>
      </w:del>
      <w:r>
        <w:t xml:space="preserve"> and all </w:t>
      </w:r>
      <w:ins w:id="273" w:author="Chris Free" w:date="2023-01-15T09:20:00Z">
        <w:r w:rsidR="00B64571">
          <w:t xml:space="preserve">tribals </w:t>
        </w:r>
      </w:ins>
      <w:r>
        <w:t>fish harvest</w:t>
      </w:r>
      <w:del w:id="274" w:author="Chris Free" w:date="2023-01-15T09:20:00Z">
        <w:r w:rsidDel="00B64571">
          <w:delText>ed</w:delText>
        </w:r>
      </w:del>
      <w:r>
        <w:t xml:space="preserve"> </w:t>
      </w:r>
      <w:del w:id="275" w:author="Chris Free" w:date="2023-01-15T09:20:00Z">
        <w:r w:rsidDel="00B64571">
          <w:delText xml:space="preserve">were </w:delText>
        </w:r>
      </w:del>
      <w:ins w:id="276" w:author="Chris Free" w:date="2023-01-15T09:20:00Z">
        <w:r w:rsidR="00B64571">
          <w:t>is</w:t>
        </w:r>
        <w:r w:rsidR="00B64571">
          <w:t xml:space="preserve"> </w:t>
        </w:r>
      </w:ins>
      <w:r>
        <w:t>recorded</w:t>
      </w:r>
      <w:ins w:id="277" w:author="Chris Free" w:date="2023-01-15T09:20:00Z">
        <w:r w:rsidR="00B64571">
          <w:t xml:space="preserve">, </w:t>
        </w:r>
      </w:ins>
      <w:del w:id="278" w:author="Chris Free" w:date="2023-01-15T09:20:00Z">
        <w:r w:rsidDel="00B64571">
          <w:delText>. Therefore,</w:delText>
        </w:r>
      </w:del>
      <w:ins w:id="279" w:author="Chris Free" w:date="2023-01-15T09:20:00Z">
        <w:r w:rsidR="00B64571">
          <w:t>we treated</w:t>
        </w:r>
      </w:ins>
      <w:r>
        <w:t xml:space="preserve"> tribal harvests </w:t>
      </w:r>
      <w:del w:id="280" w:author="Chris Free" w:date="2023-01-15T09:20:00Z">
        <w:r w:rsidDel="00B64571">
          <w:delText xml:space="preserve">were treated </w:delText>
        </w:r>
      </w:del>
      <w:r>
        <w:t>as known and accurate quantities</w:t>
      </w:r>
      <w:ins w:id="281" w:author="Chris Free" w:date="2023-01-15T09:20:00Z">
        <w:r w:rsidR="00B64571">
          <w:t xml:space="preserve"> in the model</w:t>
        </w:r>
      </w:ins>
      <w:r>
        <w:t xml:space="preserve">. </w:t>
      </w:r>
      <w:ins w:id="282" w:author="Chris Free" w:date="2023-01-15T09:22:00Z">
        <w:r w:rsidR="00B64571">
          <w:t>Add something about the units of harvest, i</w:t>
        </w:r>
      </w:ins>
      <w:ins w:id="283" w:author="Chris Free" w:date="2023-01-15T09:23:00Z">
        <w:r w:rsidR="00B64571">
          <w:t>.e., is it numbers or weight of individuals?</w:t>
        </w:r>
      </w:ins>
    </w:p>
    <w:p w14:paraId="1027FBAB" w14:textId="7112FC86" w:rsidR="00A5096C" w:rsidDel="00302D63" w:rsidRDefault="00B64571" w:rsidP="004D5107">
      <w:pPr>
        <w:ind w:left="220" w:rightChars="0" w:right="0"/>
        <w:rPr>
          <w:del w:id="284" w:author="Chris Free" w:date="2023-01-14T18:52:00Z"/>
          <w:i/>
          <w:iCs/>
        </w:rPr>
      </w:pPr>
      <w:ins w:id="285" w:author="Chris Free" w:date="2023-01-15T09:21:00Z">
        <w:r>
          <w:t xml:space="preserve">Many of the evaluated populations </w:t>
        </w:r>
      </w:ins>
      <w:ins w:id="286" w:author="Chris Free" w:date="2023-01-15T09:22:00Z">
        <w:r>
          <w:t xml:space="preserve">receive subsidies in the form of stocking from state-run hatcheries. </w:t>
        </w:r>
      </w:ins>
      <w:del w:id="287" w:author="Chris Free" w:date="2023-01-14T18:52:00Z">
        <w:r w:rsidR="00A5096C" w:rsidDel="00302D63">
          <w:rPr>
            <w:i/>
            <w:iCs/>
          </w:rPr>
          <w:delText>1.4 Stocking biomass</w:delText>
        </w:r>
      </w:del>
    </w:p>
    <w:p w14:paraId="68EE97B9" w14:textId="78001D28" w:rsidR="00A5096C" w:rsidRDefault="00B64571" w:rsidP="004D5107">
      <w:pPr>
        <w:ind w:left="220" w:rightChars="0" w:right="0"/>
      </w:pPr>
      <w:ins w:id="288" w:author="Chris Free" w:date="2023-01-15T09:23:00Z">
        <w:r>
          <w:t>T</w:t>
        </w:r>
      </w:ins>
      <w:del w:id="289" w:author="Chris Free" w:date="2023-01-15T09:23:00Z">
        <w:r w:rsidR="00A5096C" w:rsidDel="00B64571">
          <w:delText>The t</w:delText>
        </w:r>
      </w:del>
      <w:r w:rsidR="00A5096C">
        <w:t>ime series of the biomass of stock</w:t>
      </w:r>
      <w:ins w:id="290" w:author="Chris Free" w:date="2023-01-15T09:23:00Z">
        <w:r>
          <w:t>ed</w:t>
        </w:r>
      </w:ins>
      <w:del w:id="291" w:author="Chris Free" w:date="2023-01-15T09:23:00Z">
        <w:r w:rsidR="00A5096C" w:rsidDel="00B64571">
          <w:delText>ing</w:delText>
        </w:r>
      </w:del>
      <w:r w:rsidR="00A5096C">
        <w:t xml:space="preserve"> fish </w:t>
      </w:r>
      <w:ins w:id="292" w:author="Chris Free" w:date="2023-01-15T09:23:00Z">
        <w:r>
          <w:t xml:space="preserve">added to </w:t>
        </w:r>
      </w:ins>
      <w:del w:id="293" w:author="Chris Free" w:date="2023-01-15T09:23:00Z">
        <w:r w:rsidR="00A5096C" w:rsidDel="00B64571">
          <w:delText>for</w:delText>
        </w:r>
      </w:del>
      <w:r w:rsidR="00A5096C">
        <w:t xml:space="preserve"> each population were extracted from stocking report released by the Department of Natural Resources of each state. Stocking biomass was treated as known and accurate quantities</w:t>
      </w:r>
      <w:ins w:id="294" w:author="Chris Free" w:date="2023-01-15T09:23:00Z">
        <w:r>
          <w:t xml:space="preserve"> in the model</w:t>
        </w:r>
      </w:ins>
      <w:r w:rsidR="00A5096C">
        <w:t xml:space="preserve">. </w:t>
      </w:r>
      <w:ins w:id="295" w:author="Chris Free" w:date="2023-01-15T09:23:00Z">
        <w:r>
          <w:t>Add something to confirm th</w:t>
        </w:r>
      </w:ins>
      <w:ins w:id="296" w:author="Chris Free" w:date="2023-01-15T09:24:00Z">
        <w:r>
          <w:t>at stocking is in weight (kg) and not number of individuals. We want to show the reader that all the units are aligned here</w:t>
        </w:r>
        <w:r w:rsidR="00C31538">
          <w:t xml:space="preserve"> or what we did to align them.</w:t>
        </w:r>
      </w:ins>
    </w:p>
    <w:p w14:paraId="243F94C9" w14:textId="6D6D6280" w:rsidR="00A5096C" w:rsidRDefault="00A5096C" w:rsidP="004D5107">
      <w:pPr>
        <w:ind w:left="220" w:rightChars="0" w:right="0"/>
        <w:rPr>
          <w:i/>
          <w:iCs/>
        </w:rPr>
      </w:pPr>
      <w:r>
        <w:rPr>
          <w:i/>
          <w:iCs/>
        </w:rPr>
        <w:t>1.</w:t>
      </w:r>
      <w:ins w:id="297" w:author="Chris Free" w:date="2023-01-14T18:53:00Z">
        <w:r w:rsidR="00302D63">
          <w:rPr>
            <w:i/>
            <w:iCs/>
          </w:rPr>
          <w:t>3</w:t>
        </w:r>
      </w:ins>
      <w:del w:id="298" w:author="Chris Free" w:date="2023-01-14T18:53:00Z">
        <w:r w:rsidDel="00302D63">
          <w:rPr>
            <w:i/>
            <w:iCs/>
          </w:rPr>
          <w:delText>5</w:delText>
        </w:r>
      </w:del>
      <w:r>
        <w:rPr>
          <w:i/>
          <w:iCs/>
        </w:rPr>
        <w:t xml:space="preserve"> Environmental data</w:t>
      </w:r>
    </w:p>
    <w:p w14:paraId="363BB12C" w14:textId="643946A5" w:rsidR="00A5096C" w:rsidRDefault="00A5096C" w:rsidP="004D5107">
      <w:pPr>
        <w:ind w:left="220" w:rightChars="0" w:right="0"/>
      </w:pPr>
      <w:r>
        <w:t>The environmental data for each lake came from a process-based lake water temperature model (). The data were verified and released by the U.S. Geological Survey. Growing degree days</w:t>
      </w:r>
      <w:ins w:id="299" w:author="Chris Free" w:date="2023-01-15T09:25:00Z">
        <w:r w:rsidR="00F53293">
          <w:t xml:space="preserve"> (GDDs)</w:t>
        </w:r>
      </w:ins>
      <w:r>
        <w:t>, the sum of the thermal energy above the base temperature (5℃ here) for the lake surface</w:t>
      </w:r>
      <w:del w:id="300" w:author="Chris Free" w:date="2023-01-15T09:25:00Z">
        <w:r w:rsidDel="00F53293">
          <w:delText xml:space="preserve"> (GDDs_5)</w:delText>
        </w:r>
      </w:del>
      <w:r>
        <w:t xml:space="preserve">, was used as the climate warming index in this study. </w:t>
      </w:r>
      <w:bookmarkStart w:id="301" w:name="_Hlk119529772"/>
      <w:del w:id="302" w:author="Chris Free" w:date="2023-01-15T09:25:00Z">
        <w:r w:rsidDel="00F53293">
          <w:delText>GDDs_5</w:delText>
        </w:r>
      </w:del>
      <w:ins w:id="303" w:author="Chris Free" w:date="2023-01-15T09:25:00Z">
        <w:r w:rsidR="00F53293">
          <w:t xml:space="preserve">A </w:t>
        </w:r>
      </w:ins>
      <w:ins w:id="304" w:author="Chris Free" w:date="2023-01-15T09:26:00Z">
        <w:r w:rsidR="00F53293">
          <w:t>5°C base temperature</w:t>
        </w:r>
      </w:ins>
      <w:r>
        <w:t xml:space="preserve"> was selected for this study as it reflected the cumulative thermal energy throughout the year and was commonly used for describing the thermal scope for fish growth (). To verify our selection of warming index, we also checked the correlations of </w:t>
      </w:r>
      <w:ins w:id="305" w:author="Chris Free" w:date="2023-01-15T09:26:00Z">
        <w:r w:rsidR="00F53293">
          <w:t>the selected warming index</w:t>
        </w:r>
      </w:ins>
      <w:del w:id="306" w:author="Chris Free" w:date="2023-01-15T09:26:00Z">
        <w:r w:rsidDel="00F53293">
          <w:delText>GDDs_5</w:delText>
        </w:r>
      </w:del>
      <w:r>
        <w:t xml:space="preserve"> with other warming indices including growing degree days with base temperature at 0℃ or 10℃, open water duration</w:t>
      </w:r>
      <w:ins w:id="307" w:author="Chris Free" w:date="2023-01-15T09:27:00Z">
        <w:r w:rsidR="00F53293">
          <w:t xml:space="preserve"> (i.e., number of days without ice cover)</w:t>
        </w:r>
      </w:ins>
      <w:r>
        <w:t>, peak temperature of the year, and lake surface mean temperature of each month</w:t>
      </w:r>
      <w:bookmarkEnd w:id="301"/>
      <w:r>
        <w:t xml:space="preserve"> (SI.1 in the supplementary material). </w:t>
      </w:r>
    </w:p>
    <w:p w14:paraId="2B08A9C5" w14:textId="77777777" w:rsidR="00A5096C" w:rsidRDefault="00A5096C" w:rsidP="004D5107">
      <w:pPr>
        <w:ind w:left="220" w:rightChars="0" w:right="0"/>
        <w:rPr>
          <w:i/>
          <w:iCs/>
        </w:rPr>
      </w:pPr>
      <w:r>
        <w:rPr>
          <w:i/>
          <w:iCs/>
        </w:rPr>
        <w:t>2. Model development</w:t>
      </w:r>
    </w:p>
    <w:p w14:paraId="0665BAAB" w14:textId="77777777" w:rsidR="00A5096C" w:rsidRDefault="00A5096C" w:rsidP="004D5107">
      <w:pPr>
        <w:ind w:left="220" w:rightChars="0" w:right="0"/>
        <w:rPr>
          <w:i/>
          <w:iCs/>
        </w:rPr>
      </w:pPr>
      <w:r>
        <w:rPr>
          <w:i/>
          <w:iCs/>
        </w:rPr>
        <w:t>2.1 The Pella-Thomlinson surplus production model</w:t>
      </w:r>
    </w:p>
    <w:p w14:paraId="07B6EC45" w14:textId="1D6C1A55" w:rsidR="00A5096C" w:rsidRDefault="00A5096C" w:rsidP="004D5107">
      <w:pPr>
        <w:ind w:left="220" w:rightChars="0" w:right="0"/>
      </w:pPr>
      <w:r>
        <w:t xml:space="preserve">The </w:t>
      </w:r>
      <w:del w:id="308" w:author="Chris Free" w:date="2023-01-15T09:28:00Z">
        <w:r w:rsidDel="00475F87">
          <w:delText xml:space="preserve">stock </w:delText>
        </w:r>
      </w:del>
      <w:r>
        <w:t xml:space="preserve">biomass of a fish population after a certain time interval (e.g., a year) is equal to the </w:t>
      </w:r>
      <w:del w:id="309" w:author="Chris Free" w:date="2023-01-15T09:28:00Z">
        <w:r w:rsidDel="00475F87">
          <w:delText xml:space="preserve">stock </w:delText>
        </w:r>
      </w:del>
      <w:r>
        <w:t>biomass before that time interval</w:t>
      </w:r>
      <w:ins w:id="310" w:author="Chris Free" w:date="2023-01-15T09:28:00Z">
        <w:r w:rsidR="00475F87">
          <w:t>,</w:t>
        </w:r>
      </w:ins>
      <w:r>
        <w:t xml:space="preserve"> plus the recruitment and somatic growth of individual fish</w:t>
      </w:r>
      <w:ins w:id="311" w:author="Chris Free" w:date="2023-01-15T09:28:00Z">
        <w:r w:rsidR="00475F87">
          <w:t xml:space="preserve"> a</w:t>
        </w:r>
      </w:ins>
      <w:ins w:id="312" w:author="Chris Free" w:date="2023-01-15T09:29:00Z">
        <w:r w:rsidR="00475F87">
          <w:t>nd biomass added through stocking (if present)</w:t>
        </w:r>
      </w:ins>
      <w:ins w:id="313" w:author="Chris Free" w:date="2023-01-15T09:28:00Z">
        <w:r w:rsidR="00475F87">
          <w:t>, and</w:t>
        </w:r>
      </w:ins>
      <w:r>
        <w:t xml:space="preserve"> minus mortality due to natural processes and fishing (if present). Growth in </w:t>
      </w:r>
      <w:del w:id="314" w:author="Chris Free" w:date="2023-01-15T09:29:00Z">
        <w:r w:rsidDel="00475F87">
          <w:delText xml:space="preserve">stock </w:delText>
        </w:r>
      </w:del>
      <w:r>
        <w:t xml:space="preserve">biomass </w:t>
      </w:r>
      <w:ins w:id="315" w:author="Chris Free" w:date="2023-01-15T09:29:00Z">
        <w:r w:rsidR="00475F87">
          <w:t xml:space="preserve">is commonly assumed to </w:t>
        </w:r>
      </w:ins>
      <w:r>
        <w:t>follow</w:t>
      </w:r>
      <w:del w:id="316" w:author="Chris Free" w:date="2023-01-15T09:29:00Z">
        <w:r w:rsidDel="00475F87">
          <w:delText>s</w:delText>
        </w:r>
      </w:del>
      <w:r>
        <w:t xml:space="preserve"> a density-dependent </w:t>
      </w:r>
      <w:commentRangeStart w:id="317"/>
      <w:r>
        <w:t>logistic pattern</w:t>
      </w:r>
      <w:commentRangeEnd w:id="317"/>
      <w:r w:rsidR="00475F87">
        <w:rPr>
          <w:rStyle w:val="CommentReference"/>
        </w:rPr>
        <w:commentReference w:id="317"/>
      </w:r>
      <w:r>
        <w:t>. The Pella-Tomlinson model commonly used to describe the fishery population dynamics can be written as follows ():</w:t>
      </w:r>
    </w:p>
    <w:bookmarkStart w:id="318" w:name="OLE_LINK207"/>
    <w:p w14:paraId="0F92C4BF" w14:textId="089378C8" w:rsidR="00A5096C" w:rsidRDefault="00000000">
      <w:pPr>
        <w:ind w:left="220" w:rightChars="0" w:right="0"/>
        <w:jc w:val="right"/>
        <w:pPrChange w:id="319" w:author="Chris Free" w:date="2023-01-14T18:54:00Z">
          <w:pPr>
            <w:ind w:left="220" w:rightChars="0" w:right="0"/>
          </w:pPr>
        </w:pPrChange>
      </w:pP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r>
              <m:rPr>
                <m:sty m:val="p"/>
              </m:rPr>
              <w:rPr>
                <w:rFonts w:ascii="Cambria Math" w:eastAsiaTheme="minorEastAsia" w:hAnsi="Cambria Math"/>
              </w:rPr>
              <m:t>+1</m:t>
            </m:r>
          </m:sub>
        </m:sSub>
        <m:r>
          <m:rPr>
            <m:sty m:val="p"/>
          </m:rPr>
          <w:rPr>
            <w:rFonts w:ascii="Cambria Math" w:eastAsiaTheme="minorEastAsia" w:hAnsi="Cambria Math"/>
          </w:rPr>
          <m:t>=</m:t>
        </m:r>
        <w:bookmarkEnd w:id="318"/>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m:rPr>
            <m:sty m:val="p"/>
          </m:rPr>
          <w:rPr>
            <w:rFonts w:ascii="Cambria Math" w:eastAsiaTheme="minorEastAsia" w:hAnsi="Cambria Math"/>
          </w:rPr>
          <m:t>+</m:t>
        </m:r>
        <m:sSup>
          <m:sSupPr>
            <m:ctrlPr>
              <w:rPr>
                <w:rFonts w:ascii="Cambria Math" w:eastAsiaTheme="minorEastAsia" w:hAnsi="Cambria Math"/>
              </w:rPr>
            </m:ctrlPr>
          </m:sSupPr>
          <m:e>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m-1</m:t>
                </m:r>
              </m:den>
            </m:f>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num>
              <m:den>
                <m:r>
                  <w:rPr>
                    <w:rFonts w:ascii="Cambria Math" w:eastAsiaTheme="minorEastAsia" w:hAnsi="Cambria Math"/>
                  </w:rPr>
                  <m:t>k</m:t>
                </m:r>
              </m:den>
            </m:f>
            <m:r>
              <m:rPr>
                <m:sty m:val="p"/>
              </m:rPr>
              <w:rPr>
                <w:rFonts w:ascii="Cambria Math" w:eastAsiaTheme="minorEastAsia" w:hAnsi="Cambria Math"/>
              </w:rPr>
              <m:t>)</m:t>
            </m:r>
          </m:e>
          <m:sup>
            <m:r>
              <w:rPr>
                <w:rFonts w:ascii="Cambria Math" w:eastAsiaTheme="minorEastAsia" w:hAnsi="Cambria Math"/>
              </w:rPr>
              <m:t>m-1</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y</m:t>
            </m:r>
          </m:sub>
        </m:sSub>
        <m:r>
          <w:ins w:id="320" w:author="Chris Free" w:date="2023-01-15T09:31:00Z">
            <w:rPr>
              <w:rFonts w:ascii="Cambria Math" w:eastAsiaTheme="minorEastAsia" w:hAnsi="Cambria Math"/>
            </w:rPr>
            <m:t>+</m:t>
          </w:ins>
        </m:r>
        <m:sSub>
          <m:sSubPr>
            <m:ctrlPr>
              <w:ins w:id="321" w:author="Chris Free" w:date="2023-01-15T09:31:00Z">
                <w:rPr>
                  <w:rFonts w:ascii="Cambria Math" w:eastAsiaTheme="minorEastAsia" w:hAnsi="Cambria Math"/>
                  <w:i/>
                </w:rPr>
              </w:ins>
            </m:ctrlPr>
          </m:sSubPr>
          <m:e>
            <m:r>
              <w:ins w:id="322" w:author="Chris Free" w:date="2023-01-15T09:31:00Z">
                <w:rPr>
                  <w:rFonts w:ascii="Cambria Math" w:eastAsiaTheme="minorEastAsia" w:hAnsi="Cambria Math"/>
                </w:rPr>
                <m:t>S</m:t>
              </w:ins>
            </m:r>
          </m:e>
          <m:sub>
            <m:r>
              <w:ins w:id="323" w:author="Chris Free" w:date="2023-01-15T09:31:00Z">
                <w:rPr>
                  <w:rFonts w:ascii="Cambria Math" w:eastAsiaTheme="minorEastAsia" w:hAnsi="Cambria Math"/>
                </w:rPr>
                <m:t>y</m:t>
              </w:ins>
            </m:r>
          </m:sub>
        </m:sSub>
      </m:oMath>
      <w:r w:rsidR="00A5096C">
        <w:t xml:space="preserve">                    </w:t>
      </w:r>
      <w:del w:id="324" w:author="Chris Free" w:date="2023-01-14T18:55:00Z">
        <w:r w:rsidR="00A5096C" w:rsidDel="00975862">
          <w:delText xml:space="preserve">                  </w:delText>
        </w:r>
      </w:del>
      <w:r w:rsidR="00A5096C">
        <w:t>(1)</w:t>
      </w:r>
    </w:p>
    <w:p w14:paraId="0C929746" w14:textId="77777777" w:rsidR="00A5096C" w:rsidRDefault="00000000">
      <w:pPr>
        <w:ind w:left="220" w:rightChars="0" w:right="0"/>
        <w:jc w:val="right"/>
        <w:pPrChange w:id="325" w:author="Chris Free" w:date="2023-01-14T18:54:00Z">
          <w:pPr>
            <w:ind w:left="220" w:rightChars="0" w:right="0"/>
          </w:pPr>
        </w:pPrChange>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y</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y</m:t>
                    </m:r>
                  </m:sub>
                </m:sSub>
              </m:e>
            </m:d>
          </m:e>
        </m:func>
        <m:r>
          <w:rPr>
            <w:rFonts w:ascii="Cambria Math" w:hAnsi="Cambria Math"/>
          </w:rPr>
          <m:t>+</m:t>
        </m:r>
        <m:sSub>
          <m:sSubPr>
            <m:ctrlPr>
              <w:rPr>
                <w:rFonts w:ascii="Cambria Math" w:hAnsi="Cambria Math"/>
                <w:i/>
              </w:rPr>
            </m:ctrlPr>
          </m:sSubPr>
          <m:e>
            <m:r>
              <w:rPr>
                <w:rFonts w:ascii="Cambria Math" w:hAnsi="Cambria Math"/>
              </w:rPr>
              <m:t>ȵ</m:t>
            </m:r>
          </m:e>
          <m:sub>
            <m:r>
              <w:rPr>
                <w:rFonts w:ascii="Cambria Math" w:hAnsi="Cambria Math"/>
              </w:rPr>
              <m:t>y</m:t>
            </m:r>
          </m:sub>
        </m:sSub>
      </m:oMath>
      <w:r w:rsidR="00A5096C">
        <w:t xml:space="preserve">                             </w:t>
      </w:r>
      <w:del w:id="326" w:author="Chris Free" w:date="2023-01-14T18:55:00Z">
        <w:r w:rsidR="00A5096C" w:rsidDel="00975862">
          <w:delText xml:space="preserve">                     </w:delText>
        </w:r>
      </w:del>
      <w:r w:rsidR="00A5096C">
        <w:t>(2)</w:t>
      </w:r>
    </w:p>
    <w:p w14:paraId="6EC221A2" w14:textId="6BE0BB68" w:rsidR="00A5096C" w:rsidRDefault="00A5096C" w:rsidP="004D5107">
      <w:pPr>
        <w:ind w:left="220" w:rightChars="0" w:right="0"/>
      </w:pPr>
      <w:r>
        <w:t>where</w:t>
      </w:r>
      <w:r>
        <w:rPr>
          <w:i/>
          <w:iCs/>
        </w:rPr>
        <w:t xml:space="preserve"> k</w:t>
      </w:r>
      <w:r>
        <w:t xml:space="preserve"> is the carrying capacity; </w:t>
      </w:r>
      <w:r>
        <w:rPr>
          <w:i/>
          <w:iCs/>
        </w:rPr>
        <w:t>r</w:t>
      </w:r>
      <w:r>
        <w:t xml:space="preserve"> is the intrinsic growth rate of the population;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oMath>
      <w:r>
        <w:t xml:space="preserve"> is stock biomass at year </w:t>
      </w:r>
      <w:r>
        <w:rPr>
          <w:i/>
          <w:iCs/>
        </w:rPr>
        <w:t>y</w:t>
      </w:r>
      <w:r>
        <w:t xml:space="preserve">; </w:t>
      </w:r>
      <w:r>
        <w:rPr>
          <w:rFonts w:eastAsiaTheme="minorEastAsia"/>
          <w:i/>
        </w:rPr>
        <w:t>C</w:t>
      </w:r>
      <w:r>
        <w:rPr>
          <w:rFonts w:eastAsiaTheme="minorEastAsia"/>
          <w:i/>
          <w:vertAlign w:val="subscript"/>
        </w:rPr>
        <w:t>y</w:t>
      </w:r>
      <w:r>
        <w:rPr>
          <w:rFonts w:eastAsiaTheme="minorEastAsia"/>
        </w:rPr>
        <w:t xml:space="preserve"> is the catch in year </w:t>
      </w:r>
      <w:r>
        <w:rPr>
          <w:rFonts w:eastAsiaTheme="minorEastAsia"/>
          <w:i/>
        </w:rPr>
        <w:t>y</w:t>
      </w:r>
      <w:r>
        <w:t xml:space="preserve">; </w:t>
      </w:r>
      <w:ins w:id="327" w:author="Chris Free" w:date="2023-01-15T09:31:00Z">
        <w:r w:rsidR="00475F87" w:rsidRPr="00475F87">
          <w:rPr>
            <w:i/>
            <w:iCs/>
            <w:rPrChange w:id="328" w:author="Chris Free" w:date="2023-01-15T09:32:00Z">
              <w:rPr/>
            </w:rPrChange>
          </w:rPr>
          <w:t>S</w:t>
        </w:r>
        <w:r w:rsidR="00475F87" w:rsidRPr="00475F87">
          <w:rPr>
            <w:i/>
            <w:iCs/>
            <w:vertAlign w:val="subscript"/>
            <w:rPrChange w:id="329" w:author="Chris Free" w:date="2023-01-15T09:32:00Z">
              <w:rPr/>
            </w:rPrChange>
          </w:rPr>
          <w:t>y</w:t>
        </w:r>
        <w:r w:rsidR="00475F87">
          <w:t xml:space="preserve"> is the stocked biomass in year </w:t>
        </w:r>
        <w:r w:rsidR="00475F87" w:rsidRPr="00475F87">
          <w:rPr>
            <w:i/>
            <w:iCs/>
            <w:rPrChange w:id="330" w:author="Chris Free" w:date="2023-01-15T09:32:00Z">
              <w:rPr/>
            </w:rPrChange>
          </w:rPr>
          <w:t>y</w:t>
        </w:r>
        <w:r w:rsidR="00475F87">
          <w:t xml:space="preserve">; </w:t>
        </w:r>
      </w:ins>
      <w:r>
        <w:rPr>
          <w:rFonts w:eastAsiaTheme="minorEastAsia"/>
          <w:i/>
        </w:rPr>
        <w:t>I</w:t>
      </w:r>
      <w:r>
        <w:rPr>
          <w:rFonts w:eastAsiaTheme="minorEastAsia"/>
          <w:i/>
          <w:vertAlign w:val="subscript"/>
        </w:rPr>
        <w:t>y</w:t>
      </w:r>
      <w:r>
        <w:rPr>
          <w:rFonts w:eastAsiaTheme="minorEastAsia"/>
        </w:rPr>
        <w:t xml:space="preserve"> is the relative biomass index in year </w:t>
      </w:r>
      <w:r>
        <w:rPr>
          <w:rFonts w:eastAsiaTheme="minorEastAsia"/>
          <w:i/>
        </w:rPr>
        <w:t>y</w:t>
      </w:r>
      <w:r>
        <w:rPr>
          <w:rFonts w:eastAsiaTheme="minorEastAsia"/>
        </w:rPr>
        <w:t xml:space="preserve">; </w:t>
      </w:r>
      <w:r>
        <w:rPr>
          <w:rFonts w:eastAsiaTheme="minorEastAsia"/>
          <w:i/>
        </w:rPr>
        <w:t>q</w:t>
      </w:r>
      <w:r>
        <w:rPr>
          <w:rFonts w:eastAsiaTheme="minorEastAsia"/>
        </w:rPr>
        <w:t xml:space="preserve"> is the catchability coefficient; </w:t>
      </w:r>
      <w:ins w:id="331" w:author="Chris Free" w:date="2023-01-15T09:32:00Z">
        <w:r w:rsidR="00475F87">
          <w:rPr>
            <w:rFonts w:eastAsiaTheme="minorEastAsia"/>
          </w:rPr>
          <w:t xml:space="preserve">and </w:t>
        </w:r>
      </w:ins>
      <w:r>
        <w:rPr>
          <w:rFonts w:eastAsiaTheme="minorEastAsia"/>
          <w:i/>
        </w:rPr>
        <w:t>ȵ</w:t>
      </w:r>
      <w:r>
        <w:rPr>
          <w:rFonts w:eastAsiaTheme="minorEastAsia"/>
          <w:i/>
          <w:vertAlign w:val="subscript"/>
        </w:rPr>
        <w:t>y</w:t>
      </w:r>
      <w:r>
        <w:rPr>
          <w:rFonts w:eastAsiaTheme="minorEastAsia"/>
        </w:rPr>
        <w:t xml:space="preserve"> are observation errors, </w:t>
      </w:r>
      <w:ins w:id="332" w:author="Chris Free" w:date="2023-01-15T09:32:00Z">
        <w:r w:rsidR="00475F87">
          <w:rPr>
            <w:rFonts w:eastAsiaTheme="minorEastAsia"/>
          </w:rPr>
          <w:t xml:space="preserve">which are </w:t>
        </w:r>
      </w:ins>
      <w:r>
        <w:rPr>
          <w:rFonts w:eastAsiaTheme="minorEastAsia"/>
        </w:rPr>
        <w:t xml:space="preserve">assumed to follow a normal distribution, i.e., </w:t>
      </w:r>
      <m:oMath>
        <m:sSub>
          <m:sSubPr>
            <m:ctrlPr>
              <w:rPr>
                <w:rFonts w:ascii="Cambria Math" w:eastAsiaTheme="minorEastAsia" w:hAnsi="Cambria Math"/>
                <w:i/>
              </w:rPr>
            </m:ctrlPr>
          </m:sSubPr>
          <m:e>
            <m:r>
              <w:rPr>
                <w:rFonts w:ascii="Cambria Math" w:eastAsiaTheme="minorEastAsia" w:hAnsi="Cambria Math"/>
              </w:rPr>
              <m:t>ȵ</m:t>
            </m:r>
          </m:e>
          <m:sub>
            <m:r>
              <w:rPr>
                <w:rFonts w:ascii="Cambria Math" w:eastAsiaTheme="minorEastAsia" w:hAnsi="Cambria Math"/>
              </w:rPr>
              <m:t>y</m:t>
            </m:r>
          </m:sub>
        </m:sSub>
        <m:r>
          <w:rPr>
            <w:rFonts w:ascii="Cambria Math" w:eastAsiaTheme="minorEastAsia" w:hAnsi="Cambria Math"/>
          </w:rPr>
          <m:t xml:space="preserve">~N(0,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ȵ</m:t>
            </m:r>
          </m:sub>
          <m:sup>
            <m:r>
              <w:rPr>
                <w:rFonts w:ascii="Cambria Math" w:eastAsiaTheme="minorEastAsia" w:hAnsi="Cambria Math"/>
                <w:vertAlign w:val="superscript"/>
              </w:rPr>
              <m:t>2</m:t>
            </m:r>
          </m:sup>
        </m:sSubSup>
        <m:r>
          <w:rPr>
            <w:rFonts w:ascii="Cambria Math" w:eastAsiaTheme="minorEastAsia" w:hAnsi="Cambria Math"/>
          </w:rPr>
          <m:t>)</m:t>
        </m:r>
      </m:oMath>
      <w:r>
        <w:rPr>
          <w:rFonts w:eastAsiaTheme="minorEastAsia"/>
        </w:rPr>
        <w:t>,</w:t>
      </w:r>
      <w:ins w:id="333" w:author="Chris Free" w:date="2023-01-15T09:32:00Z">
        <w:r w:rsidR="00475F87">
          <w:rPr>
            <w:rFonts w:eastAsiaTheme="minorEastAsia"/>
          </w:rPr>
          <w:t xml:space="preserve"> where</w:t>
        </w:r>
      </w:ins>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ȵ</m:t>
            </m:r>
          </m:sub>
          <m:sup>
            <m:r>
              <w:rPr>
                <w:rFonts w:ascii="Cambria Math" w:eastAsiaTheme="minorEastAsia" w:hAnsi="Cambria Math"/>
                <w:vertAlign w:val="superscript"/>
              </w:rPr>
              <m:t>2</m:t>
            </m:r>
          </m:sup>
        </m:sSubSup>
      </m:oMath>
      <w:r>
        <w:rPr>
          <w:rFonts w:eastAsiaTheme="minorEastAsia"/>
        </w:rPr>
        <w:t xml:space="preserve"> is the variances of observation errors</w:t>
      </w:r>
      <w:ins w:id="334" w:author="Chris Free" w:date="2023-01-15T09:32:00Z">
        <w:r w:rsidR="00475F87">
          <w:rPr>
            <w:rFonts w:eastAsiaTheme="minorEastAsia"/>
          </w:rPr>
          <w:t>.</w:t>
        </w:r>
      </w:ins>
      <w:ins w:id="335" w:author="Chris Free" w:date="2023-01-15T09:33:00Z">
        <w:r w:rsidR="00475F87">
          <w:rPr>
            <w:rFonts w:eastAsiaTheme="minorEastAsia"/>
          </w:rPr>
          <w:t xml:space="preserve"> The second </w:t>
        </w:r>
      </w:ins>
      <w:ins w:id="336" w:author="Chris Free" w:date="2023-01-15T09:35:00Z">
        <w:r w:rsidR="00475F87">
          <w:rPr>
            <w:rFonts w:eastAsiaTheme="minorEastAsia"/>
          </w:rPr>
          <w:t>quantity</w:t>
        </w:r>
      </w:ins>
      <w:ins w:id="337" w:author="Chris Free" w:date="2023-01-15T09:34:00Z">
        <w:r w:rsidR="00475F87">
          <w:rPr>
            <w:rFonts w:eastAsiaTheme="minorEastAsia"/>
          </w:rPr>
          <w:t xml:space="preserve"> in </w:t>
        </w:r>
      </w:ins>
      <w:del w:id="338" w:author="Chris Free" w:date="2023-01-15T09:32:00Z">
        <w:r w:rsidDel="00475F87">
          <w:rPr>
            <w:rFonts w:eastAsiaTheme="minorEastAsia"/>
          </w:rPr>
          <w:delText>;</w:delText>
        </w:r>
      </w:del>
      <w:del w:id="339" w:author="Chris Free" w:date="2023-01-15T09:33:00Z">
        <w:r w:rsidDel="00475F87">
          <w:rPr>
            <w:rFonts w:eastAsiaTheme="minorEastAsia"/>
          </w:rPr>
          <w:delText xml:space="preserve"> </w:delText>
        </w:r>
      </w:del>
      <m:oMath>
        <m:sSup>
          <m:sSupPr>
            <m:ctrlPr>
              <w:del w:id="340" w:author="Chris Free" w:date="2023-01-15T09:33:00Z">
                <w:rPr>
                  <w:rFonts w:ascii="Cambria Math" w:eastAsiaTheme="minorEastAsia" w:hAnsi="Cambria Math"/>
                </w:rPr>
              </w:del>
            </m:ctrlPr>
          </m:sSupPr>
          <m:e>
            <m:f>
              <m:fPr>
                <m:ctrlPr>
                  <w:del w:id="341" w:author="Chris Free" w:date="2023-01-15T09:33:00Z">
                    <w:rPr>
                      <w:rFonts w:ascii="Cambria Math" w:eastAsiaTheme="minorEastAsia" w:hAnsi="Cambria Math"/>
                    </w:rPr>
                  </w:del>
                </m:ctrlPr>
              </m:fPr>
              <m:num>
                <m:r>
                  <w:del w:id="342" w:author="Chris Free" w:date="2023-01-15T09:33:00Z">
                    <w:rPr>
                      <w:rFonts w:ascii="Cambria Math" w:eastAsiaTheme="minorEastAsia" w:hAnsi="Cambria Math"/>
                    </w:rPr>
                    <m:t>r</m:t>
                  </w:del>
                </m:r>
              </m:num>
              <m:den>
                <m:r>
                  <w:del w:id="343" w:author="Chris Free" w:date="2023-01-15T09:33:00Z">
                    <w:rPr>
                      <w:rFonts w:ascii="Cambria Math" w:eastAsiaTheme="minorEastAsia" w:hAnsi="Cambria Math"/>
                    </w:rPr>
                    <m:t>m-1</m:t>
                  </w:del>
                </m:r>
              </m:den>
            </m:f>
            <m:sSub>
              <m:sSubPr>
                <m:ctrlPr>
                  <w:del w:id="344" w:author="Chris Free" w:date="2023-01-15T09:33:00Z">
                    <w:rPr>
                      <w:rFonts w:ascii="Cambria Math" w:eastAsiaTheme="minorEastAsia" w:hAnsi="Cambria Math"/>
                    </w:rPr>
                  </w:del>
                </m:ctrlPr>
              </m:sSubPr>
              <m:e>
                <m:r>
                  <w:del w:id="345" w:author="Chris Free" w:date="2023-01-15T09:33:00Z">
                    <w:rPr>
                      <w:rFonts w:ascii="Cambria Math" w:eastAsiaTheme="minorEastAsia" w:hAnsi="Cambria Math"/>
                    </w:rPr>
                    <m:t>B</m:t>
                  </w:del>
                </m:r>
              </m:e>
              <m:sub>
                <m:r>
                  <w:del w:id="346" w:author="Chris Free" w:date="2023-01-15T09:33:00Z">
                    <w:rPr>
                      <w:rFonts w:ascii="Cambria Math" w:eastAsiaTheme="minorEastAsia" w:hAnsi="Cambria Math"/>
                    </w:rPr>
                    <m:t>y</m:t>
                  </w:del>
                </m:r>
              </m:sub>
            </m:sSub>
            <m:r>
              <w:del w:id="347" w:author="Chris Free" w:date="2023-01-15T09:33:00Z">
                <m:rPr>
                  <m:sty m:val="p"/>
                </m:rPr>
                <w:rPr>
                  <w:rFonts w:ascii="Cambria Math" w:eastAsiaTheme="minorEastAsia" w:hAnsi="Cambria Math"/>
                </w:rPr>
                <m:t>(1-(</m:t>
              </w:del>
            </m:r>
            <m:f>
              <m:fPr>
                <m:ctrlPr>
                  <w:del w:id="348" w:author="Chris Free" w:date="2023-01-15T09:33:00Z">
                    <w:rPr>
                      <w:rFonts w:ascii="Cambria Math" w:eastAsiaTheme="minorEastAsia" w:hAnsi="Cambria Math"/>
                    </w:rPr>
                  </w:del>
                </m:ctrlPr>
              </m:fPr>
              <m:num>
                <m:sSub>
                  <m:sSubPr>
                    <m:ctrlPr>
                      <w:del w:id="349" w:author="Chris Free" w:date="2023-01-15T09:33:00Z">
                        <w:rPr>
                          <w:rFonts w:ascii="Cambria Math" w:eastAsiaTheme="minorEastAsia" w:hAnsi="Cambria Math"/>
                        </w:rPr>
                      </w:del>
                    </m:ctrlPr>
                  </m:sSubPr>
                  <m:e>
                    <m:r>
                      <w:del w:id="350" w:author="Chris Free" w:date="2023-01-15T09:33:00Z">
                        <w:rPr>
                          <w:rFonts w:ascii="Cambria Math" w:eastAsiaTheme="minorEastAsia" w:hAnsi="Cambria Math"/>
                        </w:rPr>
                        <m:t>B</m:t>
                      </w:del>
                    </m:r>
                  </m:e>
                  <m:sub>
                    <m:r>
                      <w:del w:id="351" w:author="Chris Free" w:date="2023-01-15T09:33:00Z">
                        <w:rPr>
                          <w:rFonts w:ascii="Cambria Math" w:eastAsiaTheme="minorEastAsia" w:hAnsi="Cambria Math"/>
                        </w:rPr>
                        <m:t>y</m:t>
                      </w:del>
                    </m:r>
                  </m:sub>
                </m:sSub>
              </m:num>
              <m:den>
                <m:r>
                  <w:del w:id="352" w:author="Chris Free" w:date="2023-01-15T09:33:00Z">
                    <w:rPr>
                      <w:rFonts w:ascii="Cambria Math" w:eastAsiaTheme="minorEastAsia" w:hAnsi="Cambria Math"/>
                    </w:rPr>
                    <m:t>k</m:t>
                  </w:del>
                </m:r>
              </m:den>
            </m:f>
            <m:r>
              <w:del w:id="353" w:author="Chris Free" w:date="2023-01-15T09:33:00Z">
                <m:rPr>
                  <m:sty m:val="p"/>
                </m:rPr>
                <w:rPr>
                  <w:rFonts w:ascii="Cambria Math" w:eastAsiaTheme="minorEastAsia" w:hAnsi="Cambria Math"/>
                </w:rPr>
                <m:t>)</m:t>
              </w:del>
            </m:r>
          </m:e>
          <m:sup>
            <m:r>
              <w:del w:id="354" w:author="Chris Free" w:date="2023-01-15T09:33:00Z">
                <w:rPr>
                  <w:rFonts w:ascii="Cambria Math" w:eastAsiaTheme="minorEastAsia" w:hAnsi="Cambria Math"/>
                </w:rPr>
                <m:t>m-1</m:t>
              </w:del>
            </m:r>
          </m:sup>
        </m:sSup>
        <m:r>
          <w:del w:id="355" w:author="Chris Free" w:date="2023-01-15T09:33:00Z">
            <m:rPr>
              <m:sty m:val="p"/>
            </m:rPr>
            <w:rPr>
              <w:rFonts w:ascii="Cambria Math" w:eastAsiaTheme="minorEastAsia" w:hAnsi="Cambria Math"/>
            </w:rPr>
            <m:t>)</m:t>
          </w:del>
        </m:r>
      </m:oMath>
      <w:del w:id="356" w:author="Chris Free" w:date="2023-01-15T09:33:00Z">
        <w:r w:rsidDel="00475F87">
          <w:delText xml:space="preserve"> </w:delText>
        </w:r>
      </w:del>
      <w:del w:id="357" w:author="Chris Free" w:date="2023-01-15T09:34:00Z">
        <w:r w:rsidDel="00475F87">
          <w:delText xml:space="preserve">in </w:delText>
        </w:r>
      </w:del>
      <w:r>
        <w:t xml:space="preserve">equation (1) represents the surplus production in year </w:t>
      </w:r>
      <w:r>
        <w:rPr>
          <w:i/>
          <w:iCs/>
        </w:rPr>
        <w:t>y</w:t>
      </w:r>
      <w:ins w:id="358" w:author="Chris Free" w:date="2023-01-15T09:34:00Z">
        <w:r w:rsidR="00475F87">
          <w:t xml:space="preserve"> where</w:t>
        </w:r>
      </w:ins>
      <w:del w:id="359" w:author="Chris Free" w:date="2023-01-15T09:34:00Z">
        <w:r w:rsidDel="00475F87">
          <w:delText>;</w:delText>
        </w:r>
      </w:del>
      <w:r>
        <w:t xml:space="preserve"> </w:t>
      </w:r>
      <w:r>
        <w:rPr>
          <w:i/>
          <w:iCs/>
        </w:rPr>
        <w:t>m</w:t>
      </w:r>
      <w:r>
        <w:t xml:space="preserve"> is a shape parameter that determines </w:t>
      </w:r>
      <w:ins w:id="360" w:author="Chris Free" w:date="2023-01-15T09:34:00Z">
        <w:r w:rsidR="00475F87">
          <w:t>the</w:t>
        </w:r>
      </w:ins>
      <w:del w:id="361" w:author="Chris Free" w:date="2023-01-15T09:34:00Z">
        <w:r w:rsidDel="00475F87">
          <w:delText>at what</w:delText>
        </w:r>
      </w:del>
      <w:r>
        <w:t xml:space="preserve"> </w:t>
      </w:r>
      <w:r>
        <w:rPr>
          <w:i/>
          <w:iCs/>
        </w:rPr>
        <w:t>B/</w:t>
      </w:r>
      <w:ins w:id="362" w:author="Chris Free" w:date="2023-01-15T09:35:00Z">
        <w:r w:rsidR="00CD6E4C">
          <w:rPr>
            <w:i/>
            <w:iCs/>
          </w:rPr>
          <w:t>k</w:t>
        </w:r>
      </w:ins>
      <w:del w:id="363" w:author="Chris Free" w:date="2023-01-15T09:35:00Z">
        <w:r w:rsidDel="00CD6E4C">
          <w:rPr>
            <w:i/>
            <w:iCs/>
          </w:rPr>
          <w:delText>K</w:delText>
        </w:r>
      </w:del>
      <w:r>
        <w:t xml:space="preserve"> ratio </w:t>
      </w:r>
      <w:ins w:id="364" w:author="Chris Free" w:date="2023-01-15T09:35:00Z">
        <w:r w:rsidR="00475F87">
          <w:t xml:space="preserve">where </w:t>
        </w:r>
      </w:ins>
      <w:r>
        <w:t xml:space="preserve">maximum surplus production would be attained. When the shape parameter </w:t>
      </w:r>
      <w:r>
        <w:rPr>
          <w:i/>
          <w:iCs/>
        </w:rPr>
        <w:t>m</w:t>
      </w:r>
      <w:r>
        <w:t xml:space="preserve"> is </w:t>
      </w:r>
      <w:del w:id="365" w:author="Chris Free" w:date="2023-01-15T09:35:00Z">
        <w:r w:rsidDel="00475F87">
          <w:delText xml:space="preserve">fixed at </w:delText>
        </w:r>
      </w:del>
      <w:r>
        <w:t>two, the model is equivalent to the Schaefer surplus production model</w:t>
      </w:r>
      <w:ins w:id="366" w:author="Chris Free" w:date="2023-01-15T09:35:00Z">
        <w:r w:rsidR="00475F87">
          <w:t xml:space="preserve"> (citation)</w:t>
        </w:r>
      </w:ins>
      <w:r>
        <w:t xml:space="preserve">, with the maximum surplus production attaining at half of the carrying capacity. The Pella-Tomlinson model is equivalent to the Fox model </w:t>
      </w:r>
      <w:ins w:id="367" w:author="Chris Free" w:date="2023-01-15T09:35:00Z">
        <w:r w:rsidR="00475F87">
          <w:t xml:space="preserve">(citation) </w:t>
        </w:r>
      </w:ins>
      <w:r>
        <w:t>if shape parameter</w:t>
      </w:r>
      <w:r>
        <w:rPr>
          <w:i/>
          <w:iCs/>
        </w:rPr>
        <w:t xml:space="preserve"> m</w:t>
      </w:r>
      <w:r>
        <w:t xml:space="preserve"> approaches one, resulting in maximum surplus production attained when biomass equals 0.37</w:t>
      </w:r>
      <w:r>
        <w:rPr>
          <w:i/>
          <w:iCs/>
        </w:rPr>
        <w:t>k</w:t>
      </w:r>
      <w:r>
        <w:t xml:space="preserve">. </w:t>
      </w:r>
    </w:p>
    <w:p w14:paraId="28912F73" w14:textId="77777777" w:rsidR="00A5096C" w:rsidRDefault="00A5096C" w:rsidP="004D5107">
      <w:pPr>
        <w:ind w:left="220" w:rightChars="0" w:right="0"/>
        <w:rPr>
          <w:i/>
          <w:iCs/>
        </w:rPr>
      </w:pPr>
      <w:commentRangeStart w:id="368"/>
      <w:r>
        <w:rPr>
          <w:i/>
          <w:iCs/>
        </w:rPr>
        <w:t>2.2 The net effect of warming on stock biomass of fish populations</w:t>
      </w:r>
    </w:p>
    <w:p w14:paraId="64D62252" w14:textId="77777777" w:rsidR="00A5096C" w:rsidRDefault="00A5096C" w:rsidP="004D5107">
      <w:pPr>
        <w:ind w:left="220" w:rightChars="0" w:right="0"/>
      </w:pPr>
      <w:r>
        <w:t>Surplus production is a net gain in stock biomass in the absence of fishing, where the increase in biomass comes from recruitment and somatic growth of individual fish and the decrease in biomass is due to natural mortality. Warming may impact recruitment, individual fish growth and natural mortality of the same population in different directions and magnitudes.  Here, rather than separately evaluating the effects of warming on the three dimensions mentioned, we attempted to quantify the net effect of warming on surplus production.</w:t>
      </w:r>
      <w:commentRangeEnd w:id="368"/>
      <w:r w:rsidR="00CD6E4C">
        <w:rPr>
          <w:rStyle w:val="CommentReference"/>
        </w:rPr>
        <w:commentReference w:id="368"/>
      </w:r>
    </w:p>
    <w:p w14:paraId="05EF91F0" w14:textId="77777777" w:rsidR="00A5096C" w:rsidRDefault="00A5096C" w:rsidP="004D5107">
      <w:pPr>
        <w:ind w:left="220" w:rightChars="0" w:right="0"/>
        <w:rPr>
          <w:i/>
          <w:iCs/>
        </w:rPr>
      </w:pPr>
      <w:r>
        <w:rPr>
          <w:i/>
          <w:iCs/>
        </w:rPr>
        <w:t>2.3 A modified temperature-dependent surplus production model</w:t>
      </w:r>
    </w:p>
    <w:p w14:paraId="52BE581D" w14:textId="322B1D39" w:rsidR="00A5096C" w:rsidRDefault="00A5096C" w:rsidP="004D5107">
      <w:pPr>
        <w:ind w:left="220" w:rightChars="0" w:right="0"/>
      </w:pPr>
      <w:r>
        <w:t>We modified the Pella-Thomlinson surplus production model to address the issue of nonconsecutive and imprecise recreational harvest data</w:t>
      </w:r>
      <w:ins w:id="369" w:author="Chris Free" w:date="2023-01-15T09:37:00Z">
        <w:r w:rsidR="00CA55D1">
          <w:t>, a common challenge in inland fisheries with many dispersed lakes, rivers, and participants (citation)</w:t>
        </w:r>
      </w:ins>
      <w:r>
        <w:t>. Annual recreational harvests were not treated as known and accurate quantities in the dynamic model, but as observations subjected to observation error. We then incorporated a multiplicative temperature effect term into the dynamic model to quantify the effect of warming on surplus production. The modified temperature-dependent surplus production model is written as follows:</w:t>
      </w:r>
    </w:p>
    <w:p w14:paraId="6B4725A7" w14:textId="4A3D7300" w:rsidR="00A5096C" w:rsidRDefault="00000000">
      <w:pPr>
        <w:ind w:left="220" w:rightChars="0" w:right="0"/>
        <w:jc w:val="right"/>
        <w:pPrChange w:id="370" w:author="Chris Free" w:date="2023-01-14T18:54:00Z">
          <w:pPr>
            <w:ind w:left="220" w:rightChars="0" w:right="0"/>
          </w:pPr>
        </w:pPrChange>
      </w:pP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m:rPr>
            <m:sty m:val="p"/>
          </m:rPr>
          <w:rPr>
            <w:rFonts w:ascii="Cambria Math" w:eastAsiaTheme="minorEastAsia" w:hAnsi="Cambria Math"/>
          </w:rPr>
          <m:t>+</m:t>
        </m:r>
        <m:sSup>
          <m:sSupPr>
            <m:ctrlPr>
              <w:rPr>
                <w:rFonts w:ascii="Cambria Math" w:eastAsiaTheme="minorEastAsia" w:hAnsi="Cambria Math"/>
              </w:rPr>
            </m:ctrlPr>
          </m:sSupPr>
          <m:e>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m-1</m:t>
                </m:r>
              </m:den>
            </m:f>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num>
              <m:den>
                <m:r>
                  <w:rPr>
                    <w:rFonts w:ascii="Cambria Math" w:eastAsiaTheme="minorEastAsia" w:hAnsi="Cambria Math"/>
                  </w:rPr>
                  <m:t>k</m:t>
                </m:r>
              </m:den>
            </m:f>
            <m:r>
              <m:rPr>
                <m:sty m:val="p"/>
              </m:rPr>
              <w:rPr>
                <w:rFonts w:ascii="Cambria Math" w:eastAsiaTheme="minorEastAsia" w:hAnsi="Cambria Math"/>
              </w:rPr>
              <m:t>)</m:t>
            </m:r>
          </m:e>
          <m:sup>
            <m:r>
              <w:rPr>
                <w:rFonts w:ascii="Cambria Math" w:eastAsiaTheme="minorEastAsia" w:hAnsi="Cambria Math"/>
              </w:rPr>
              <m:t>m-1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GDD</m:t>
                </m:r>
              </m:e>
              <m:sub>
                <m:r>
                  <w:rPr>
                    <w:rFonts w:ascii="Cambria Math" w:eastAsiaTheme="minorEastAsia" w:hAnsi="Cambria Math"/>
                  </w:rPr>
                  <m:t>y</m:t>
                </m:r>
              </m:sub>
            </m:sSub>
            <m:r>
              <w:rPr>
                <w:rFonts w:ascii="Cambria Math" w:eastAsiaTheme="minorEastAsia" w:hAnsi="Cambria Math"/>
              </w:rPr>
              <m:t>×θ</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oMath>
      <w:r w:rsidR="00A5096C">
        <w:t xml:space="preserve">   (3)</w:t>
      </w:r>
    </w:p>
    <w:p w14:paraId="237C5EB2" w14:textId="3271AFA8" w:rsidR="00A5096C" w:rsidRDefault="00000000">
      <w:pPr>
        <w:ind w:left="220" w:rightChars="0" w:right="0"/>
        <w:jc w:val="right"/>
        <w:pPrChange w:id="371" w:author="Chris Free" w:date="2023-01-14T18:54:00Z">
          <w:pPr>
            <w:ind w:left="220" w:rightChars="0" w:right="0"/>
          </w:pPr>
        </w:pPrChange>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y</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y</m:t>
                    </m:r>
                  </m:sub>
                </m:sSub>
              </m:e>
            </m:d>
          </m:e>
        </m:func>
        <m:r>
          <w:rPr>
            <w:rFonts w:ascii="Cambria Math" w:hAnsi="Cambria Math"/>
          </w:rPr>
          <m:t>+</m:t>
        </m:r>
        <m:sSub>
          <m:sSubPr>
            <m:ctrlPr>
              <w:rPr>
                <w:rFonts w:ascii="Cambria Math" w:hAnsi="Cambria Math"/>
                <w:i/>
              </w:rPr>
            </m:ctrlPr>
          </m:sSubPr>
          <m:e>
            <m:r>
              <w:rPr>
                <w:rFonts w:ascii="Cambria Math" w:hAnsi="Cambria Math"/>
              </w:rPr>
              <m:t>ȵ</m:t>
            </m:r>
          </m:e>
          <m:sub>
            <m:r>
              <w:rPr>
                <w:rFonts w:ascii="Cambria Math" w:hAnsi="Cambria Math"/>
              </w:rPr>
              <m:t>y</m:t>
            </m:r>
          </m:sub>
        </m:sSub>
      </m:oMath>
      <w:r w:rsidR="00A5096C">
        <w:t xml:space="preserve">                           </w:t>
      </w:r>
      <w:del w:id="372" w:author="Chris Free" w:date="2023-01-14T18:55:00Z">
        <w:r w:rsidR="00A5096C" w:rsidDel="00975862">
          <w:delText xml:space="preserve">                          </w:delText>
        </w:r>
      </w:del>
      <w:r w:rsidR="00A5096C">
        <w:t>(4)</w:t>
      </w:r>
    </w:p>
    <w:p w14:paraId="7549A336" w14:textId="77777777" w:rsidR="00A5096C" w:rsidRDefault="00000000">
      <w:pPr>
        <w:ind w:left="220" w:rightChars="0" w:right="0"/>
        <w:jc w:val="right"/>
        <w:rPr>
          <w:iCs/>
        </w:rPr>
        <w:pPrChange w:id="373" w:author="Chris Free" w:date="2023-01-14T18:54:00Z">
          <w:pPr>
            <w:ind w:left="220" w:rightChars="0" w:right="0"/>
          </w:pPr>
        </w:pPrChange>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y</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m:t>
                    </m:r>
                  </m:sup>
                </m:sSup>
                <m:r>
                  <w:rPr>
                    <w:rFonts w:ascii="Cambria Math" w:eastAsiaTheme="minorEastAsia" w:hAnsi="Cambria Math"/>
                  </w:rPr>
                  <m:t>)</m:t>
                </m:r>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y</m:t>
            </m:r>
          </m:sub>
        </m:sSub>
      </m:oMath>
      <w:r w:rsidR="00A5096C">
        <w:rPr>
          <w:i/>
        </w:rPr>
        <w:t xml:space="preserve">                       </w:t>
      </w:r>
      <w:del w:id="374" w:author="Chris Free" w:date="2023-01-14T18:56:00Z">
        <w:r w:rsidR="00A5096C" w:rsidDel="00975862">
          <w:rPr>
            <w:i/>
          </w:rPr>
          <w:delText xml:space="preserve">   </w:delText>
        </w:r>
      </w:del>
      <w:del w:id="375" w:author="Chris Free" w:date="2023-01-14T18:55:00Z">
        <w:r w:rsidR="00A5096C" w:rsidDel="00975862">
          <w:rPr>
            <w:i/>
          </w:rPr>
          <w:delText xml:space="preserve">                   </w:delText>
        </w:r>
      </w:del>
      <w:r w:rsidR="00A5096C">
        <w:rPr>
          <w:iCs/>
        </w:rPr>
        <w:t>(5)</w:t>
      </w:r>
    </w:p>
    <w:p w14:paraId="25073293" w14:textId="4E7E815E" w:rsidR="00A5096C" w:rsidRDefault="00A5096C" w:rsidP="004D5107">
      <w:pPr>
        <w:ind w:left="220" w:rightChars="0" w:right="0"/>
        <w:rPr>
          <w:rFonts w:eastAsiaTheme="minorEastAsia"/>
        </w:rPr>
      </w:pPr>
      <w:r>
        <w:t xml:space="preserve">where </w:t>
      </w:r>
      <m:oMath>
        <m:r>
          <w:rPr>
            <w:rFonts w:ascii="Cambria Math" w:eastAsiaTheme="minorEastAsia" w:hAnsi="Cambria Math"/>
          </w:rPr>
          <m:t>θ</m:t>
        </m:r>
      </m:oMath>
      <w:r>
        <w:t xml:space="preserve"> is the parameter of warming effect; </w:t>
      </w:r>
      <m:oMath>
        <m:sSub>
          <m:sSubPr>
            <m:ctrlPr>
              <w:rPr>
                <w:rFonts w:ascii="Cambria Math" w:eastAsiaTheme="minorEastAsia" w:hAnsi="Cambria Math"/>
                <w:i/>
              </w:rPr>
            </m:ctrlPr>
          </m:sSubPr>
          <m:e>
            <m:r>
              <w:rPr>
                <w:rFonts w:ascii="Cambria Math" w:eastAsiaTheme="minorEastAsia" w:hAnsi="Cambria Math"/>
              </w:rPr>
              <m:t>GDD</m:t>
            </m:r>
          </m:e>
          <m:sub>
            <m:r>
              <w:rPr>
                <w:rFonts w:ascii="Cambria Math" w:eastAsiaTheme="minorEastAsia" w:hAnsi="Cambria Math"/>
              </w:rPr>
              <m:t>y</m:t>
            </m:r>
          </m:sub>
        </m:sSub>
      </m:oMath>
      <w:r>
        <w:t xml:space="preserve"> represents the growing degree days in year </w:t>
      </w:r>
      <w:r>
        <w:rPr>
          <w:i/>
          <w:iCs/>
        </w:rPr>
        <w:t>y</w:t>
      </w:r>
      <w:r>
        <w:t xml:space="preserve">, </w:t>
      </w:r>
      <m:oMath>
        <m:sSub>
          <m:sSubPr>
            <m:ctrlPr>
              <w:rPr>
                <w:rFonts w:ascii="Cambria Math" w:eastAsiaTheme="minorEastAsia" w:hAnsi="Cambria Math"/>
                <w:i/>
              </w:rPr>
            </m:ctrlPr>
          </m:sSubPr>
          <m:e>
            <m:r>
              <w:rPr>
                <w:rFonts w:ascii="Cambria Math" w:eastAsiaTheme="minorEastAsia" w:hAnsi="Cambria Math"/>
              </w:rPr>
              <m:t>GDD</m:t>
            </m:r>
          </m:e>
          <m:sub>
            <m:r>
              <w:rPr>
                <w:rFonts w:ascii="Cambria Math" w:eastAsiaTheme="minorEastAsia" w:hAnsi="Cambria Math"/>
              </w:rPr>
              <m:t>y</m:t>
            </m:r>
          </m:sub>
        </m:sSub>
      </m:oMath>
      <w:r>
        <w:t xml:space="preserve"> is standardized and centered on the mean (so that positive</w:t>
      </w:r>
      <w:r>
        <w:rPr>
          <w:rFonts w:eastAsiaTheme="minorEastAsia"/>
          <w:i/>
        </w:rPr>
        <w:t xml:space="preserve"> </w:t>
      </w:r>
      <m:oMath>
        <m:r>
          <w:rPr>
            <w:rFonts w:ascii="Cambria Math" w:eastAsiaTheme="minorEastAsia" w:hAnsi="Cambria Math"/>
          </w:rPr>
          <m:t>θ</m:t>
        </m:r>
      </m:oMath>
      <w:r>
        <w:t xml:space="preserve"> suggests positive impact of warming on surplus production and vice versa);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t xml:space="preserve"> is the instantaneous recreational fishing mortality in year </w:t>
      </w:r>
      <w:r>
        <w:rPr>
          <w:i/>
          <w:iCs/>
        </w:rPr>
        <w:t>y</w:t>
      </w:r>
      <w:r>
        <w:t xml:space="preserve">; </w:t>
      </w:r>
      <m:oMath>
        <m:sSub>
          <m:sSubPr>
            <m:ctrlPr>
              <w:del w:id="376" w:author="Chris Free" w:date="2023-01-15T09:48:00Z">
                <w:rPr>
                  <w:rFonts w:ascii="Cambria Math" w:eastAsiaTheme="minorEastAsia" w:hAnsi="Cambria Math"/>
                </w:rPr>
              </w:del>
            </m:ctrlPr>
          </m:sSubPr>
          <m:e>
            <m:r>
              <w:del w:id="377" w:author="Chris Free" w:date="2023-01-15T09:48:00Z">
                <w:rPr>
                  <w:rFonts w:ascii="Cambria Math" w:eastAsiaTheme="minorEastAsia" w:hAnsi="Cambria Math"/>
                </w:rPr>
                <m:t>S</m:t>
              </w:del>
            </m:r>
          </m:e>
          <m:sub>
            <m:r>
              <w:del w:id="378" w:author="Chris Free" w:date="2023-01-15T09:48:00Z">
                <w:rPr>
                  <w:rFonts w:ascii="Cambria Math" w:eastAsiaTheme="minorEastAsia" w:hAnsi="Cambria Math"/>
                </w:rPr>
                <m:t>y</m:t>
              </w:del>
            </m:r>
          </m:sub>
        </m:sSub>
        <m:r>
          <w:del w:id="379" w:author="Chris Free" w:date="2023-01-15T09:48:00Z">
            <m:rPr>
              <m:sty m:val="p"/>
            </m:rPr>
            <w:rPr>
              <w:rFonts w:ascii="Cambria Math" w:hAnsi="Cambria Math"/>
            </w:rPr>
            <m:t xml:space="preserve"> and </m:t>
          </w:del>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oMath>
      <w:r>
        <w:t xml:space="preserve"> </w:t>
      </w:r>
      <w:del w:id="380" w:author="Chris Free" w:date="2023-01-15T09:48:00Z">
        <w:r w:rsidDel="00EA65C8">
          <w:delText>are the stocking biomass and</w:delText>
        </w:r>
      </w:del>
      <w:ins w:id="381" w:author="Chris Free" w:date="2023-01-15T09:48:00Z">
        <w:r w:rsidR="00EA65C8">
          <w:t>is the</w:t>
        </w:r>
      </w:ins>
      <w:r>
        <w:t xml:space="preserve"> tribal harvest in year </w:t>
      </w:r>
      <w:commentRangeStart w:id="382"/>
      <w:r>
        <w:rPr>
          <w:i/>
          <w:iCs/>
        </w:rPr>
        <w:t>y</w:t>
      </w:r>
      <w:commentRangeEnd w:id="382"/>
      <w:r w:rsidR="00EA65C8">
        <w:rPr>
          <w:rStyle w:val="CommentReference"/>
        </w:rPr>
        <w:commentReference w:id="382"/>
      </w:r>
      <w:del w:id="383" w:author="Chris Free" w:date="2023-01-15T09:48:00Z">
        <w:r w:rsidDel="00EA65C8">
          <w:delText>, respectively</w:delText>
        </w:r>
      </w:del>
      <w:r>
        <w:t>;</w:t>
      </w:r>
      <w:r>
        <w:rPr>
          <w:rFonts w:eastAsiaTheme="minorEastAsia"/>
        </w:rPr>
        <w:t xml:space="preserve"> </w:t>
      </w:r>
      <m:oMath>
        <m:sSub>
          <m:sSubPr>
            <m:ctrlPr>
              <w:rPr>
                <w:rFonts w:ascii="Cambria Math" w:hAnsi="Cambria Math"/>
                <w:i/>
              </w:rPr>
            </m:ctrlPr>
          </m:sSubPr>
          <m:e>
            <m:r>
              <w:rPr>
                <w:rFonts w:ascii="Cambria Math" w:hAnsi="Cambria Math"/>
              </w:rPr>
              <m:t>ε</m:t>
            </m:r>
          </m:e>
          <m:sub>
            <m:r>
              <w:rPr>
                <w:rFonts w:ascii="Cambria Math" w:hAnsi="Cambria Math"/>
              </w:rPr>
              <m:t>y</m:t>
            </m:r>
          </m:sub>
        </m:sSub>
      </m:oMath>
      <w:r>
        <w:rPr>
          <w:rFonts w:eastAsiaTheme="minorEastAsia"/>
        </w:rPr>
        <w:t xml:space="preserve"> is the observation error associated with recreational harvest, </w:t>
      </w:r>
      <m:oMath>
        <m:sSub>
          <m:sSubPr>
            <m:ctrlPr>
              <w:rPr>
                <w:rFonts w:ascii="Cambria Math" w:hAnsi="Cambria Math"/>
                <w:i/>
              </w:rPr>
            </m:ctrlPr>
          </m:sSubPr>
          <m:e>
            <m:r>
              <w:rPr>
                <w:rFonts w:ascii="Cambria Math" w:hAnsi="Cambria Math"/>
              </w:rPr>
              <m:t>ε</m:t>
            </m:r>
          </m:e>
          <m:sub>
            <m:r>
              <w:rPr>
                <w:rFonts w:ascii="Cambria Math" w:hAnsi="Cambria Math"/>
              </w:rPr>
              <m:t>y</m:t>
            </m:r>
          </m:sub>
        </m:sSub>
      </m:oMath>
      <w:r>
        <w:rPr>
          <w:rFonts w:eastAsiaTheme="minorEastAsia"/>
        </w:rPr>
        <w:t xml:space="preserve"> is assumed to follow the normal distribution, i.e., </w:t>
      </w:r>
      <m:oMath>
        <m:sSub>
          <m:sSubPr>
            <m:ctrlPr>
              <w:rPr>
                <w:rFonts w:ascii="Cambria Math" w:hAnsi="Cambria Math"/>
                <w:i/>
              </w:rPr>
            </m:ctrlPr>
          </m:sSubPr>
          <m:e>
            <m:r>
              <w:rPr>
                <w:rFonts w:ascii="Cambria Math" w:hAnsi="Cambria Math"/>
              </w:rPr>
              <m:t>ε</m:t>
            </m:r>
          </m:e>
          <m:sub>
            <m:r>
              <w:rPr>
                <w:rFonts w:ascii="Cambria Math" w:hAnsi="Cambria Math"/>
              </w:rPr>
              <m:t>y</m:t>
            </m:r>
          </m:sub>
        </m:sSub>
        <m:r>
          <w:rPr>
            <w:rFonts w:ascii="Cambria Math" w:eastAsiaTheme="minorEastAsia" w:hAnsi="Cambria Math"/>
          </w:rPr>
          <m:t xml:space="preserve">~N(0,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hAnsi="Cambria Math"/>
              </w:rPr>
              <m:t>ε</m:t>
            </m:r>
          </m:sub>
          <m:sup>
            <m:r>
              <w:rPr>
                <w:rFonts w:ascii="Cambria Math" w:eastAsiaTheme="minorEastAsia" w:hAnsi="Cambria Math"/>
                <w:vertAlign w:val="superscript"/>
              </w:rPr>
              <m:t>2</m:t>
            </m:r>
          </m:sup>
        </m:sSubSup>
        <m:r>
          <w:rPr>
            <w:rFonts w:ascii="Cambria Math" w:eastAsiaTheme="minorEastAsia" w:hAnsi="Cambria Math"/>
          </w:rPr>
          <m:t>)</m:t>
        </m:r>
      </m:oMath>
      <w:ins w:id="384" w:author="Chris Free" w:date="2023-01-15T09:48:00Z">
        <w:r w:rsidR="00EA65C8">
          <w:rPr>
            <w:rFonts w:eastAsiaTheme="minorEastAsia"/>
          </w:rPr>
          <w:t>, where</w:t>
        </w:r>
      </w:ins>
      <w:del w:id="385" w:author="Chris Free" w:date="2023-01-15T09:48:00Z">
        <w:r w:rsidDel="00EA65C8">
          <w:rPr>
            <w:rFonts w:eastAsiaTheme="minorEastAsia"/>
          </w:rPr>
          <w:delText xml:space="preserve"> and</w:delText>
        </w:r>
      </w:del>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hAnsi="Cambria Math"/>
              </w:rPr>
              <m:t>ε</m:t>
            </m:r>
          </m:sub>
          <m:sup>
            <m:r>
              <w:rPr>
                <w:rFonts w:ascii="Cambria Math" w:eastAsiaTheme="minorEastAsia" w:hAnsi="Cambria Math"/>
                <w:vertAlign w:val="superscript"/>
              </w:rPr>
              <m:t>2</m:t>
            </m:r>
          </m:sup>
        </m:sSubSup>
      </m:oMath>
      <w:r>
        <w:rPr>
          <w:rFonts w:eastAsiaTheme="minorEastAsia"/>
        </w:rPr>
        <w:t xml:space="preserve"> is the variances of observation errors</w:t>
      </w:r>
      <w:ins w:id="386" w:author="Chris Free" w:date="2023-01-15T09:48:00Z">
        <w:r w:rsidR="00EA65C8">
          <w:rPr>
            <w:rFonts w:eastAsiaTheme="minorEastAsia"/>
          </w:rPr>
          <w:t>.</w:t>
        </w:r>
      </w:ins>
      <w:del w:id="387" w:author="Chris Free" w:date="2023-01-15T09:48:00Z">
        <w:r w:rsidDel="00EA65C8">
          <w:rPr>
            <w:rFonts w:eastAsiaTheme="minorEastAsia"/>
          </w:rPr>
          <w:delText>;</w:delText>
        </w:r>
      </w:del>
      <w:r>
        <w:rPr>
          <w:rFonts w:eastAsiaTheme="minorEastAsia"/>
        </w:rPr>
        <w:t xml:space="preserve"> </w:t>
      </w:r>
      <w:ins w:id="388" w:author="Chris Free" w:date="2023-01-15T09:48:00Z">
        <w:r w:rsidR="00EA65C8">
          <w:rPr>
            <w:rFonts w:eastAsiaTheme="minorEastAsia"/>
          </w:rPr>
          <w:t>The o</w:t>
        </w:r>
      </w:ins>
      <w:del w:id="389" w:author="Chris Free" w:date="2023-01-15T09:48:00Z">
        <w:r w:rsidDel="00EA65C8">
          <w:rPr>
            <w:rFonts w:eastAsiaTheme="minorEastAsia"/>
          </w:rPr>
          <w:delText>O</w:delText>
        </w:r>
      </w:del>
      <w:r>
        <w:rPr>
          <w:rFonts w:eastAsiaTheme="minorEastAsia"/>
        </w:rPr>
        <w:t xml:space="preserve">ther </w:t>
      </w:r>
      <w:r>
        <w:rPr>
          <w:rFonts w:eastAsiaTheme="minorEastAsia"/>
        </w:rPr>
        <w:lastRenderedPageBreak/>
        <w:t>parameters are the same as in the traditional Pella-Thomlinson model</w:t>
      </w:r>
      <w:ins w:id="390" w:author="Chris Free" w:date="2023-01-15T09:49:00Z">
        <w:r w:rsidR="00EA65C8">
          <w:rPr>
            <w:rFonts w:eastAsiaTheme="minorEastAsia"/>
          </w:rPr>
          <w:t xml:space="preserve"> described in equation (1).</w:t>
        </w:r>
      </w:ins>
      <w:del w:id="391" w:author="Chris Free" w:date="2023-01-15T09:49:00Z">
        <w:r w:rsidDel="00EA65C8">
          <w:rPr>
            <w:rFonts w:eastAsiaTheme="minorEastAsia"/>
          </w:rPr>
          <w:delText>.</w:delText>
        </w:r>
      </w:del>
    </w:p>
    <w:p w14:paraId="202BF0DE" w14:textId="77777777" w:rsidR="00A5096C" w:rsidRDefault="00A5096C" w:rsidP="004D5107">
      <w:pPr>
        <w:ind w:left="220" w:rightChars="0" w:right="0"/>
        <w:rPr>
          <w:rFonts w:eastAsiaTheme="minorEastAsia"/>
        </w:rPr>
      </w:pPr>
      <w:r>
        <w:rPr>
          <w:rFonts w:eastAsiaTheme="minorEastAsia"/>
        </w:rPr>
        <w:t xml:space="preserve">Finally, we reparametrized the population dynamics model by using the ratio of biomass over </w:t>
      </w:r>
      <w:r>
        <w:rPr>
          <w:rFonts w:eastAsiaTheme="minorEastAsia"/>
          <w:i/>
          <w:iCs/>
        </w:rPr>
        <w:t>k</w:t>
      </w:r>
      <w:r>
        <w:rPr>
          <w:rFonts w:eastAsiaTheme="minorEastAsia"/>
        </w:rPr>
        <w:t xml:space="preserve"> (</w:t>
      </w:r>
      <w:r>
        <w:rPr>
          <w:rFonts w:eastAsiaTheme="minorEastAsia"/>
          <w:i/>
          <w:iCs/>
        </w:rPr>
        <w:t>P</w:t>
      </w:r>
      <w:r>
        <w:rPr>
          <w:rFonts w:eastAsiaTheme="minorEastAsia"/>
        </w:rPr>
        <w:t>) as the changing state</w:t>
      </w:r>
      <w:del w:id="392" w:author="Chris Free" w:date="2023-01-15T09:49:00Z">
        <w:r w:rsidDel="00EA65C8">
          <w:rPr>
            <w:rFonts w:eastAsiaTheme="minorEastAsia"/>
          </w:rPr>
          <w:delText>s</w:delText>
        </w:r>
      </w:del>
      <w:r>
        <w:rPr>
          <w:rFonts w:eastAsiaTheme="minorEastAsia"/>
        </w:rPr>
        <w:t xml:space="preserve"> instead of biomass (</w:t>
      </w:r>
      <w:r>
        <w:rPr>
          <w:rFonts w:eastAsiaTheme="minorEastAsia"/>
          <w:i/>
          <w:iCs/>
        </w:rPr>
        <w:t>B</w:t>
      </w:r>
      <w:r>
        <w:rPr>
          <w:rFonts w:eastAsiaTheme="minorEastAsia"/>
        </w:rPr>
        <w:t>) to improve the performance of model fitting (). The reparametrized model is written as follows:</w:t>
      </w:r>
    </w:p>
    <w:p w14:paraId="50C448B8" w14:textId="7F7BC163" w:rsidR="00A5096C" w:rsidRDefault="00000000">
      <w:pPr>
        <w:ind w:left="220" w:rightChars="0" w:right="0"/>
        <w:jc w:val="right"/>
        <w:pPrChange w:id="393" w:author="Chris Free" w:date="2023-01-14T18:54:00Z">
          <w:pPr>
            <w:ind w:left="220" w:rightChars="0" w:right="0"/>
          </w:pPr>
        </w:pPrChange>
      </w:pP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r>
          <m:rPr>
            <m:sty m:val="p"/>
          </m:rPr>
          <w:rPr>
            <w:rFonts w:ascii="Cambria Math" w:eastAsiaTheme="minorEastAsia" w:hAnsi="Cambria Math"/>
          </w:rPr>
          <m:t>+</m:t>
        </m:r>
        <m:sSup>
          <m:sSupPr>
            <m:ctrlPr>
              <w:rPr>
                <w:rFonts w:ascii="Cambria Math" w:eastAsiaTheme="minorEastAsia" w:hAnsi="Cambria Math"/>
              </w:rPr>
            </m:ctrlPr>
          </m:sSupPr>
          <m:e>
            <m:f>
              <m:fPr>
                <m:ctrlPr>
                  <w:rPr>
                    <w:rFonts w:ascii="Cambria Math" w:eastAsiaTheme="minorEastAsia" w:hAnsi="Cambria Math"/>
                  </w:rPr>
                </m:ctrlPr>
              </m:fPr>
              <m:num>
                <m:r>
                  <w:rPr>
                    <w:rFonts w:ascii="Cambria Math" w:eastAsiaTheme="minorEastAsia" w:hAnsi="Cambria Math"/>
                  </w:rPr>
                  <m:t>r</m:t>
                </m:r>
              </m:num>
              <m:den>
                <m:r>
                  <w:rPr>
                    <w:rFonts w:ascii="Cambria Math" w:eastAsiaTheme="minorEastAsia" w:hAnsi="Cambria Math"/>
                  </w:rPr>
                  <m:t>m-1</m:t>
                </m:r>
              </m:den>
            </m:f>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m-1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GDD</m:t>
                </m:r>
              </m:e>
              <m:sub>
                <m:r>
                  <w:rPr>
                    <w:rFonts w:ascii="Cambria Math" w:eastAsiaTheme="minorEastAsia" w:hAnsi="Cambria Math"/>
                  </w:rPr>
                  <m:t>y</m:t>
                </m:r>
              </m:sub>
            </m:sSub>
            <m:r>
              <w:rPr>
                <w:rFonts w:ascii="Cambria Math" w:eastAsiaTheme="minorEastAsia" w:hAnsi="Cambria Math"/>
              </w:rPr>
              <m:t>×θ</m:t>
            </m:r>
          </m:sup>
        </m:sSup>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k</m:t>
            </m:r>
          </m:den>
        </m:f>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sup>
            </m:sSup>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r>
              <w:rPr>
                <w:rFonts w:ascii="Cambria Math" w:eastAsiaTheme="minorEastAsia" w:hAnsi="Cambria Math"/>
              </w:rPr>
              <m:t>k</m:t>
            </m:r>
          </m:den>
        </m:f>
      </m:oMath>
      <w:r w:rsidR="00A5096C">
        <w:t xml:space="preserve">      </w:t>
      </w:r>
      <w:del w:id="394" w:author="Chris Free" w:date="2023-01-14T18:56:00Z">
        <w:r w:rsidR="00A5096C" w:rsidDel="00975862">
          <w:delText xml:space="preserve"> </w:delText>
        </w:r>
      </w:del>
      <w:r w:rsidR="00A5096C">
        <w:t>(6)</w:t>
      </w:r>
    </w:p>
    <w:p w14:paraId="15268D0B" w14:textId="77777777" w:rsidR="00A5096C" w:rsidRDefault="00000000">
      <w:pPr>
        <w:ind w:left="220" w:rightChars="0" w:right="0"/>
        <w:jc w:val="right"/>
        <w:pPrChange w:id="395" w:author="Chris Free" w:date="2023-01-14T18:54:00Z">
          <w:pPr>
            <w:ind w:left="220" w:rightChars="0" w:right="0"/>
          </w:pPr>
        </w:pPrChange>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y</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kP</m:t>
                    </m:r>
                  </m:e>
                  <m:sub>
                    <m:r>
                      <w:rPr>
                        <w:rFonts w:ascii="Cambria Math" w:hAnsi="Cambria Math"/>
                      </w:rPr>
                      <m:t>y</m:t>
                    </m:r>
                  </m:sub>
                </m:sSub>
              </m:e>
            </m:d>
          </m:e>
        </m:func>
        <m:r>
          <w:rPr>
            <w:rFonts w:ascii="Cambria Math" w:hAnsi="Cambria Math"/>
          </w:rPr>
          <m:t>+</m:t>
        </m:r>
        <m:sSub>
          <m:sSubPr>
            <m:ctrlPr>
              <w:rPr>
                <w:rFonts w:ascii="Cambria Math" w:hAnsi="Cambria Math"/>
                <w:i/>
              </w:rPr>
            </m:ctrlPr>
          </m:sSubPr>
          <m:e>
            <m:r>
              <w:rPr>
                <w:rFonts w:ascii="Cambria Math" w:hAnsi="Cambria Math"/>
              </w:rPr>
              <m:t>ȵ</m:t>
            </m:r>
          </m:e>
          <m:sub>
            <m:r>
              <w:rPr>
                <w:rFonts w:ascii="Cambria Math" w:hAnsi="Cambria Math"/>
              </w:rPr>
              <m:t>y</m:t>
            </m:r>
          </m:sub>
        </m:sSub>
      </m:oMath>
      <w:r w:rsidR="00A5096C">
        <w:t xml:space="preserve">                            </w:t>
      </w:r>
      <w:del w:id="396" w:author="Chris Free" w:date="2023-01-14T18:56:00Z">
        <w:r w:rsidR="00A5096C" w:rsidDel="00975862">
          <w:delText xml:space="preserve">                       </w:delText>
        </w:r>
      </w:del>
      <w:r w:rsidR="00A5096C">
        <w:t>(7)</w:t>
      </w:r>
    </w:p>
    <w:p w14:paraId="02FD9C71" w14:textId="77777777" w:rsidR="00A5096C" w:rsidRDefault="00000000">
      <w:pPr>
        <w:ind w:left="220" w:rightChars="0" w:right="0"/>
        <w:jc w:val="right"/>
        <w:rPr>
          <w:iCs/>
        </w:rPr>
        <w:pPrChange w:id="397" w:author="Chris Free" w:date="2023-01-14T18:54:00Z">
          <w:pPr>
            <w:ind w:left="220" w:rightChars="0" w:right="0"/>
          </w:pPr>
        </w:pPrChange>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y</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eastAsiaTheme="minorEastAsia" w:hAnsi="Cambria Math"/>
                      </w:rPr>
                    </m:ctrlPr>
                  </m:sSubPr>
                  <m:e>
                    <m:r>
                      <w:rPr>
                        <w:rFonts w:ascii="Cambria Math" w:eastAsiaTheme="minorEastAsia" w:hAnsi="Cambria Math"/>
                      </w:rPr>
                      <m:t>kP</m:t>
                    </m:r>
                  </m:e>
                  <m:sub>
                    <m:r>
                      <w:rPr>
                        <w:rFonts w:ascii="Cambria Math" w:eastAsiaTheme="minorEastAsia" w:hAnsi="Cambria Math"/>
                      </w:rPr>
                      <m:t>y</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m:t>
                    </m:r>
                  </m:sup>
                </m:sSup>
                <m:r>
                  <w:rPr>
                    <w:rFonts w:ascii="Cambria Math" w:eastAsiaTheme="minorEastAsia" w:hAnsi="Cambria Math"/>
                  </w:rPr>
                  <m:t>)</m:t>
                </m:r>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y</m:t>
            </m:r>
          </m:sub>
        </m:sSub>
      </m:oMath>
      <w:r w:rsidR="00A5096C">
        <w:rPr>
          <w:i/>
        </w:rPr>
        <w:t xml:space="preserve">                         </w:t>
      </w:r>
      <w:del w:id="398" w:author="Chris Free" w:date="2023-01-14T18:56:00Z">
        <w:r w:rsidR="00A5096C" w:rsidDel="00975862">
          <w:rPr>
            <w:i/>
          </w:rPr>
          <w:delText xml:space="preserve">                   </w:delText>
        </w:r>
      </w:del>
      <w:r w:rsidR="00A5096C">
        <w:rPr>
          <w:iCs/>
        </w:rPr>
        <w:t>(8)</w:t>
      </w:r>
    </w:p>
    <w:p w14:paraId="56674C6D" w14:textId="77777777" w:rsidR="00A5096C" w:rsidRDefault="00A5096C" w:rsidP="004D5107">
      <w:pPr>
        <w:ind w:left="220" w:rightChars="0" w:right="0"/>
        <w:rPr>
          <w:i/>
          <w:iCs/>
        </w:rPr>
      </w:pPr>
      <w:r>
        <w:rPr>
          <w:i/>
          <w:iCs/>
        </w:rPr>
        <w:t>3. Model fitting</w:t>
      </w:r>
    </w:p>
    <w:p w14:paraId="53EBE656" w14:textId="77777777" w:rsidR="00A5096C" w:rsidRDefault="00A5096C" w:rsidP="004D5107">
      <w:pPr>
        <w:ind w:left="220" w:rightChars="0" w:right="0"/>
        <w:rPr>
          <w:i/>
          <w:iCs/>
        </w:rPr>
      </w:pPr>
      <w:r>
        <w:rPr>
          <w:i/>
          <w:iCs/>
        </w:rPr>
        <w:t xml:space="preserve">3.1 Prior distributions specification </w:t>
      </w:r>
    </w:p>
    <w:p w14:paraId="1BF061F0" w14:textId="2779FE74" w:rsidR="00A5096C" w:rsidRDefault="00A5096C" w:rsidP="004D5107">
      <w:pPr>
        <w:ind w:left="220" w:rightChars="0" w:right="0"/>
      </w:pPr>
      <w:r>
        <w:t xml:space="preserve">The model parameters were estimated using </w:t>
      </w:r>
      <w:del w:id="399" w:author="Chris Free" w:date="2023-01-15T09:49:00Z">
        <w:r w:rsidDel="00EA65C8">
          <w:delText xml:space="preserve">the </w:delText>
        </w:r>
      </w:del>
      <w:ins w:id="400" w:author="Chris Free" w:date="2023-01-15T09:49:00Z">
        <w:r w:rsidR="00EA65C8">
          <w:t>a</w:t>
        </w:r>
        <w:r w:rsidR="00EA65C8">
          <w:t xml:space="preserve"> </w:t>
        </w:r>
      </w:ins>
      <w:r>
        <w:t xml:space="preserve">Bayesian </w:t>
      </w:r>
      <w:del w:id="401" w:author="Chris Free" w:date="2023-01-15T09:49:00Z">
        <w:r w:rsidDel="00EA65C8">
          <w:delText>method</w:delText>
        </w:r>
      </w:del>
      <w:ins w:id="402" w:author="Chris Free" w:date="2023-01-15T09:49:00Z">
        <w:r w:rsidR="00EA65C8">
          <w:t>approach</w:t>
        </w:r>
      </w:ins>
      <w:r>
        <w:t xml:space="preserve">. We used non-informative or weak-informative prior distributions for all </w:t>
      </w:r>
      <w:del w:id="403" w:author="Chris Free" w:date="2023-01-15T09:49:00Z">
        <w:r w:rsidDel="00EA65C8">
          <w:delText xml:space="preserve">the </w:delText>
        </w:r>
      </w:del>
      <w:r>
        <w:t xml:space="preserve">parameters. </w:t>
      </w:r>
      <w:del w:id="404" w:author="Chris Free" w:date="2023-01-15T09:50:00Z">
        <w:r w:rsidDel="00EA65C8">
          <w:delText xml:space="preserve">The </w:delText>
        </w:r>
      </w:del>
      <w:ins w:id="405" w:author="Chris Free" w:date="2023-01-15T09:50:00Z">
        <w:r w:rsidR="00EA65C8">
          <w:t>P</w:t>
        </w:r>
      </w:ins>
      <w:del w:id="406" w:author="Chris Free" w:date="2023-01-15T09:50:00Z">
        <w:r w:rsidDel="00EA65C8">
          <w:delText>p</w:delText>
        </w:r>
      </w:del>
      <w:r>
        <w:t>rior range</w:t>
      </w:r>
      <w:ins w:id="407" w:author="Chris Free" w:date="2023-01-15T09:50:00Z">
        <w:r w:rsidR="00EA65C8">
          <w:t>s</w:t>
        </w:r>
      </w:ins>
      <w:r>
        <w:t xml:space="preserve"> </w:t>
      </w:r>
      <w:ins w:id="408" w:author="Chris Free" w:date="2023-01-15T09:50:00Z">
        <w:r w:rsidR="00EA65C8">
          <w:t>for</w:t>
        </w:r>
      </w:ins>
      <w:del w:id="409" w:author="Chris Free" w:date="2023-01-15T09:50:00Z">
        <w:r w:rsidDel="00EA65C8">
          <w:delText>of</w:delText>
        </w:r>
      </w:del>
      <w:r>
        <w:t xml:space="preserve"> intrinsic growth rate </w:t>
      </w:r>
      <w:r>
        <w:rPr>
          <w:i/>
          <w:iCs/>
        </w:rPr>
        <w:t>r</w:t>
      </w:r>
      <w:r>
        <w:t xml:space="preserve"> were determined based on </w:t>
      </w:r>
      <w:del w:id="410" w:author="Chris Free" w:date="2023-01-15T09:50:00Z">
        <w:r w:rsidDel="00EA65C8">
          <w:delText xml:space="preserve">the </w:delText>
        </w:r>
      </w:del>
      <w:r>
        <w:t>species-specific resilience</w:t>
      </w:r>
      <w:ins w:id="411" w:author="Chris Free" w:date="2023-01-15T09:50:00Z">
        <w:r w:rsidR="00EA65C8">
          <w:t xml:space="preserve"> estimates</w:t>
        </w:r>
      </w:ins>
      <w:r>
        <w:t xml:space="preserve">, which </w:t>
      </w:r>
      <w:ins w:id="412" w:author="Chris Free" w:date="2023-01-15T09:50:00Z">
        <w:r w:rsidR="00EA65C8">
          <w:t>describe</w:t>
        </w:r>
      </w:ins>
      <w:del w:id="413" w:author="Chris Free" w:date="2023-01-15T09:50:00Z">
        <w:r w:rsidDel="00EA65C8">
          <w:delText>indicated</w:delText>
        </w:r>
      </w:del>
      <w:r>
        <w:t xml:space="preserve"> the capacity of a population to recover to its original state after disturbance. (Tab.S2 in supplementary materials). For the carrying capacity </w:t>
      </w:r>
      <w:r>
        <w:rPr>
          <w:i/>
          <w:iCs/>
        </w:rPr>
        <w:t>k</w:t>
      </w:r>
      <w:r>
        <w:t xml:space="preserve">, the lower bound of the range was set equal to the maximum harvest, and the upper bound was 10,000 times the maximum harvest (a wider range was tested in the sensitivity </w:t>
      </w:r>
      <w:commentRangeStart w:id="414"/>
      <w:r>
        <w:t xml:space="preserve">analysis). </w:t>
      </w:r>
      <w:commentRangeEnd w:id="414"/>
      <w:r w:rsidR="00EA65C8">
        <w:rPr>
          <w:rStyle w:val="CommentReference"/>
        </w:rPr>
        <w:commentReference w:id="414"/>
      </w:r>
      <w:r>
        <w:t>Since the log-normal prior was considered to have better convergence properties than the uniform prior, the ranges were converted into log-normal priors with the mean and standard deviation calculated by the following functions:</w:t>
      </w:r>
    </w:p>
    <w:p w14:paraId="6FE9EEDB" w14:textId="77777777" w:rsidR="00A5096C" w:rsidRDefault="00A5096C">
      <w:pPr>
        <w:ind w:left="220" w:rightChars="0" w:right="0"/>
        <w:jc w:val="right"/>
        <w:pPrChange w:id="415" w:author="Chris Free" w:date="2023-01-14T18:54:00Z">
          <w:pPr>
            <w:ind w:left="220" w:rightChars="0" w:right="0"/>
          </w:pPr>
        </w:pPrChange>
      </w:pPr>
      <m:oMath>
        <m:r>
          <m:rPr>
            <m:sty m:val="p"/>
          </m:rPr>
          <w:rPr>
            <w:rFonts w:ascii="Cambria Math" w:hAnsi="Cambria Math"/>
          </w:rPr>
          <m:t>mean = log(</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num>
          <m:den>
            <m:r>
              <w:rPr>
                <w:rFonts w:ascii="Cambria Math" w:hAnsi="Cambria Math"/>
              </w:rPr>
              <m:t>2</m:t>
            </m:r>
          </m:den>
        </m:f>
        <m:r>
          <w:rPr>
            <w:rFonts w:ascii="Cambria Math" w:hAnsi="Cambria Math"/>
          </w:rPr>
          <m:t>)</m:t>
        </m:r>
      </m:oMath>
      <w:r>
        <w:t xml:space="preserve">                             </w:t>
      </w:r>
      <w:del w:id="416" w:author="Chris Free" w:date="2023-01-14T18:56:00Z">
        <w:r w:rsidDel="00975862">
          <w:delText xml:space="preserve">                      </w:delText>
        </w:r>
      </w:del>
      <w:r>
        <w:t>(9)</w:t>
      </w:r>
    </w:p>
    <w:p w14:paraId="7C7D2A03" w14:textId="77777777" w:rsidR="00A5096C" w:rsidRDefault="00A5096C">
      <w:pPr>
        <w:ind w:left="220" w:rightChars="0" w:right="0"/>
        <w:jc w:val="right"/>
        <w:pPrChange w:id="417" w:author="Chris Free" w:date="2023-01-14T18:54:00Z">
          <w:pPr>
            <w:ind w:left="220" w:rightChars="0" w:right="0"/>
          </w:pPr>
        </w:pPrChange>
      </w:pPr>
      <m:oMath>
        <m:r>
          <m:rPr>
            <m:sty m:val="p"/>
          </m:rPr>
          <w:rPr>
            <w:rFonts w:ascii="Cambria Math" w:hAnsi="Cambria Math"/>
          </w:rPr>
          <m:t xml:space="preserve">standard deviation= </m:t>
        </m:r>
        <m:f>
          <m:fPr>
            <m:ctrlPr>
              <w:rPr>
                <w:rFonts w:ascii="Cambria Math" w:hAnsi="Cambria Math"/>
              </w:rPr>
            </m:ctrlPr>
          </m:fPr>
          <m:num>
            <m:r>
              <w:rPr>
                <w:rFonts w:ascii="Cambria Math" w:hAnsi="Cambria Math"/>
              </w:rPr>
              <m:t>mean-</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num>
          <m:den>
            <m:r>
              <w:rPr>
                <w:rFonts w:ascii="Cambria Math" w:hAnsi="Cambria Math"/>
              </w:rPr>
              <m:t>2</m:t>
            </m:r>
          </m:den>
        </m:f>
      </m:oMath>
      <w:r>
        <w:t xml:space="preserve">                    </w:t>
      </w:r>
      <w:del w:id="418" w:author="Chris Free" w:date="2023-01-14T18:56:00Z">
        <w:r w:rsidDel="00975862">
          <w:delText xml:space="preserve">                     </w:delText>
        </w:r>
      </w:del>
      <w:r>
        <w:t>(10)</w:t>
      </w:r>
    </w:p>
    <w:p w14:paraId="68C1A900" w14:textId="77777777" w:rsidR="00A5096C" w:rsidRDefault="00A5096C" w:rsidP="004D5107">
      <w:pPr>
        <w:ind w:left="220" w:rightChars="0" w:right="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are the lower and upper bound of the range. </w:t>
      </w:r>
    </w:p>
    <w:p w14:paraId="687D6533" w14:textId="68ADF1BA" w:rsidR="00A5096C" w:rsidRDefault="00A5096C" w:rsidP="004D5107">
      <w:pPr>
        <w:ind w:left="220" w:rightChars="0" w:right="0"/>
        <w:rPr>
          <w:rFonts w:eastAsia="SimSun"/>
          <w:kern w:val="0"/>
        </w:rPr>
      </w:pPr>
      <w:r>
        <w:t xml:space="preserve">The catchability coefficient </w:t>
      </w:r>
      <w:r>
        <w:rPr>
          <w:i/>
          <w:iCs/>
        </w:rPr>
        <w:t>q</w:t>
      </w:r>
      <w:r>
        <w:t xml:space="preserve"> was given an </w:t>
      </w:r>
      <w:commentRangeStart w:id="419"/>
      <w:r>
        <w:t xml:space="preserve">improper prior (i.e., </w:t>
      </w:r>
      <w:r>
        <w:rPr>
          <w:rFonts w:eastAsia="SimSun"/>
          <w:kern w:val="0"/>
        </w:rPr>
        <w:t>p(q)</w:t>
      </w:r>
      <w:r>
        <w:rPr>
          <w:rFonts w:ascii="SimSun" w:eastAsia="SimSun" w:hAnsi="SimSun" w:cs="SimSun" w:hint="eastAsia"/>
          <w:kern w:val="0"/>
        </w:rPr>
        <w:t>∝</w:t>
      </w:r>
      <w:r>
        <w:rPr>
          <w:rFonts w:eastAsia="SimSun"/>
          <w:kern w:val="0"/>
        </w:rPr>
        <w:t>1/q)</w:t>
      </w:r>
      <w:r>
        <w:t xml:space="preserve">. </w:t>
      </w:r>
      <w:commentRangeEnd w:id="419"/>
      <w:r w:rsidR="00EA65C8">
        <w:rPr>
          <w:rStyle w:val="CommentReference"/>
        </w:rPr>
        <w:commentReference w:id="419"/>
      </w:r>
      <w:r>
        <w:rPr>
          <w:i/>
          <w:iCs/>
        </w:rPr>
        <w:t>p_initial</w:t>
      </w:r>
      <w:r>
        <w:t xml:space="preserve"> (B/k for the initial year) followed a Beta distribution due to its desirable property of being bounded by [0,1] for ratios. Warming effect </w:t>
      </w:r>
      <w:r>
        <w:rPr>
          <w:rFonts w:eastAsia="SimSun"/>
          <w:i/>
          <w:iCs/>
          <w:kern w:val="0"/>
        </w:rPr>
        <w:t xml:space="preserve">θ </w:t>
      </w:r>
      <w:r>
        <w:rPr>
          <w:rFonts w:eastAsia="SimSun"/>
          <w:kern w:val="0"/>
        </w:rPr>
        <w:t xml:space="preserve">followed a normal distribution with mean equal to 0 and standard deviation equal to 1 (prior distribution for </w:t>
      </w:r>
      <w:r>
        <w:rPr>
          <w:rFonts w:eastAsia="SimSun"/>
          <w:i/>
          <w:iCs/>
          <w:kern w:val="0"/>
        </w:rPr>
        <w:t xml:space="preserve">θ </w:t>
      </w:r>
      <w:r>
        <w:rPr>
          <w:rFonts w:eastAsia="SimSun"/>
          <w:kern w:val="0"/>
        </w:rPr>
        <w:t xml:space="preserve">with a larger standard deviation was tested in the sensitivity analysis). The logarithm of the shape parameter </w:t>
      </w:r>
      <w:r>
        <w:rPr>
          <w:rFonts w:eastAsia="SimSun"/>
          <w:i/>
          <w:iCs/>
          <w:kern w:val="0"/>
        </w:rPr>
        <w:t>m</w:t>
      </w:r>
      <w:r>
        <w:rPr>
          <w:rFonts w:eastAsia="SimSun"/>
          <w:kern w:val="0"/>
        </w:rPr>
        <w:t xml:space="preserve"> followed a skew normal distribution with the intention of penalizing small values of </w:t>
      </w:r>
      <w:r>
        <w:rPr>
          <w:rFonts w:eastAsia="SimSun"/>
          <w:i/>
          <w:iCs/>
          <w:kern w:val="0"/>
        </w:rPr>
        <w:t xml:space="preserve">m </w:t>
      </w:r>
      <w:r>
        <w:rPr>
          <w:rFonts w:eastAsia="SimSun"/>
          <w:kern w:val="0"/>
        </w:rPr>
        <w:t xml:space="preserve">that imply implausibly high population growth rates at very low population sizes. Instantaneous fishing mortality </w:t>
      </w:r>
      <w:r>
        <w:rPr>
          <w:rFonts w:eastAsia="SimSun"/>
          <w:i/>
          <w:iCs/>
          <w:kern w:val="0"/>
        </w:rPr>
        <w:t xml:space="preserve">F </w:t>
      </w:r>
      <w:r>
        <w:rPr>
          <w:rFonts w:eastAsia="SimSun"/>
          <w:kern w:val="0"/>
        </w:rPr>
        <w:t xml:space="preserve">was assigned an exponential distribution that corresponds to a uniform prior bounded by [0,1] on the proportion of biomass removed by fishing. The variances of observation errors associated with </w:t>
      </w:r>
      <w:ins w:id="420" w:author="Chris Free" w:date="2023-01-15T09:54:00Z">
        <w:r w:rsidR="00EA65C8">
          <w:rPr>
            <w:rFonts w:eastAsia="SimSun"/>
            <w:kern w:val="0"/>
          </w:rPr>
          <w:t xml:space="preserve">both the </w:t>
        </w:r>
      </w:ins>
      <w:r>
        <w:rPr>
          <w:rFonts w:eastAsia="SimSun"/>
          <w:kern w:val="0"/>
        </w:rPr>
        <w:t xml:space="preserve">relative biomass index and recreational harvest followed an inverse gamma distribution that was conjugated to </w:t>
      </w:r>
      <w:ins w:id="421" w:author="Chris Free" w:date="2023-01-15T09:54:00Z">
        <w:r w:rsidR="00EA65C8">
          <w:rPr>
            <w:rFonts w:eastAsia="SimSun"/>
            <w:kern w:val="0"/>
          </w:rPr>
          <w:t xml:space="preserve">the </w:t>
        </w:r>
      </w:ins>
      <w:r>
        <w:rPr>
          <w:rFonts w:eastAsia="SimSun"/>
          <w:kern w:val="0"/>
        </w:rPr>
        <w:t xml:space="preserve">normal distribution. </w:t>
      </w:r>
    </w:p>
    <w:p w14:paraId="2DA04D90" w14:textId="77777777" w:rsidR="00A5096C" w:rsidRDefault="00A5096C" w:rsidP="004D5107">
      <w:pPr>
        <w:ind w:left="220" w:rightChars="0" w:right="0"/>
        <w:rPr>
          <w:i/>
          <w:iCs/>
        </w:rPr>
      </w:pPr>
      <w:r>
        <w:rPr>
          <w:i/>
          <w:iCs/>
        </w:rPr>
        <w:t>3.2 Model execution and convergence</w:t>
      </w:r>
    </w:p>
    <w:p w14:paraId="79CC66B3" w14:textId="085BB05F" w:rsidR="00A5096C" w:rsidRDefault="00A5096C" w:rsidP="004D5107">
      <w:pPr>
        <w:ind w:left="220" w:rightChars="0" w:right="0"/>
      </w:pPr>
      <w:r>
        <w:t xml:space="preserve">We assumed there was no process error, hence we used the observation-error estimator </w:t>
      </w:r>
      <w:r>
        <w:lastRenderedPageBreak/>
        <w:t xml:space="preserve">instead of a state-space model (the consequence of violation of this assumption was checked in the simulation study). Model fitting was performed using Stan through the R package “rstan” (). Four chains of 20,000 iterations each were run, with the first 10,000 designated as warmup. This process produced </w:t>
      </w:r>
      <w:ins w:id="422" w:author="Chris Free" w:date="2023-01-15T09:57:00Z">
        <w:r w:rsidR="00353F55">
          <w:t>a</w:t>
        </w:r>
      </w:ins>
      <w:del w:id="423" w:author="Chris Free" w:date="2023-01-15T09:57:00Z">
        <w:r w:rsidDel="00353F55">
          <w:delText>in</w:delText>
        </w:r>
      </w:del>
      <w:r>
        <w:t xml:space="preserve"> total </w:t>
      </w:r>
      <w:ins w:id="424" w:author="Chris Free" w:date="2023-01-15T09:57:00Z">
        <w:r w:rsidR="00353F55">
          <w:t xml:space="preserve">of </w:t>
        </w:r>
      </w:ins>
      <w:r>
        <w:t>40,000 posterior samples for each fitted model. The convergence of each model was checked by split-</w:t>
      </w:r>
      <m:oMath>
        <m:acc>
          <m:accPr>
            <m:ctrlPr>
              <w:rPr>
                <w:rFonts w:ascii="Cambria Math" w:hAnsi="Cambria Math"/>
              </w:rPr>
            </m:ctrlPr>
          </m:accPr>
          <m:e>
            <m:r>
              <w:rPr>
                <w:rFonts w:ascii="Cambria Math" w:hAnsi="Cambria Math"/>
              </w:rPr>
              <m:t>R</m:t>
            </m:r>
          </m:e>
        </m:acc>
      </m:oMath>
      <w:r>
        <w:t xml:space="preserve"> (&lt;1.05) and </w:t>
      </w:r>
      <w:ins w:id="425" w:author="Chris Free" w:date="2023-01-15T09:58:00Z">
        <w:r w:rsidR="00353F55">
          <w:t xml:space="preserve">by inspecting the </w:t>
        </w:r>
      </w:ins>
      <w:r>
        <w:t xml:space="preserve">trace plot </w:t>
      </w:r>
      <w:del w:id="426" w:author="Chris Free" w:date="2023-01-15T09:58:00Z">
        <w:r w:rsidDel="00353F55">
          <w:delText>of all</w:delText>
        </w:r>
      </w:del>
      <w:ins w:id="427" w:author="Chris Free" w:date="2023-01-15T09:58:00Z">
        <w:r w:rsidR="00353F55">
          <w:t>for each</w:t>
        </w:r>
      </w:ins>
      <w:r>
        <w:t xml:space="preserve"> parameter</w:t>
      </w:r>
      <w:del w:id="428" w:author="Chris Free" w:date="2023-01-15T09:58:00Z">
        <w:r w:rsidDel="00353F55">
          <w:delText>s</w:delText>
        </w:r>
      </w:del>
      <w:r>
        <w:t xml:space="preserve"> (). The number of effective sample</w:t>
      </w:r>
      <w:ins w:id="429" w:author="Chris Free" w:date="2023-01-15T09:58:00Z">
        <w:r w:rsidR="00353F55">
          <w:t>s</w:t>
        </w:r>
      </w:ins>
      <w:r>
        <w:t xml:space="preserve"> (&gt;0.01×iteration times), bulk effective sample size (&gt;100/chain),</w:t>
      </w:r>
      <w:ins w:id="430" w:author="Chris Free" w:date="2023-01-15T09:59:00Z">
        <w:r w:rsidR="00353F55">
          <w:t xml:space="preserve"> and</w:t>
        </w:r>
      </w:ins>
      <w:r>
        <w:t xml:space="preserve"> tail effective sample size (&gt;100/chain) were also checked. </w:t>
      </w:r>
    </w:p>
    <w:p w14:paraId="318CD59E" w14:textId="60BF7BCA" w:rsidR="00A5096C" w:rsidRDefault="00A5096C" w:rsidP="004D5107">
      <w:pPr>
        <w:ind w:left="220" w:rightChars="0" w:right="0"/>
        <w:rPr>
          <w:ins w:id="431" w:author="Chris Free" w:date="2023-01-14T18:57:00Z"/>
          <w:i/>
          <w:iCs/>
        </w:rPr>
      </w:pPr>
      <w:r>
        <w:rPr>
          <w:i/>
          <w:iCs/>
        </w:rPr>
        <w:t xml:space="preserve">4. Model </w:t>
      </w:r>
      <w:del w:id="432" w:author="Chris Free" w:date="2023-01-14T18:57:00Z">
        <w:r w:rsidDel="00975862">
          <w:rPr>
            <w:i/>
            <w:iCs/>
          </w:rPr>
          <w:delText xml:space="preserve">testing </w:delText>
        </w:r>
      </w:del>
      <w:ins w:id="433" w:author="Chris Free" w:date="2023-01-14T18:57:00Z">
        <w:r w:rsidR="00975862">
          <w:rPr>
            <w:i/>
            <w:iCs/>
          </w:rPr>
          <w:t xml:space="preserve">validation </w:t>
        </w:r>
      </w:ins>
    </w:p>
    <w:p w14:paraId="2CFCED52" w14:textId="68224824" w:rsidR="00975862" w:rsidRPr="00353F55" w:rsidRDefault="00353F55" w:rsidP="004D5107">
      <w:pPr>
        <w:ind w:left="220" w:rightChars="0" w:right="0"/>
        <w:rPr>
          <w:rPrChange w:id="434" w:author="Chris Free" w:date="2023-01-15T10:03:00Z">
            <w:rPr>
              <w:i/>
              <w:iCs/>
            </w:rPr>
          </w:rPrChange>
        </w:rPr>
      </w:pPr>
      <w:ins w:id="435" w:author="Chris Free" w:date="2023-01-15T10:01:00Z">
        <w:r w:rsidRPr="00353F55">
          <w:rPr>
            <w:rPrChange w:id="436" w:author="Chris Free" w:date="2023-01-15T10:03:00Z">
              <w:rPr>
                <w:i/>
                <w:iCs/>
              </w:rPr>
            </w:rPrChange>
          </w:rPr>
          <w:t xml:space="preserve">We </w:t>
        </w:r>
      </w:ins>
      <w:ins w:id="437" w:author="Chris Free" w:date="2023-01-15T10:02:00Z">
        <w:r w:rsidRPr="00353F55">
          <w:rPr>
            <w:rPrChange w:id="438" w:author="Chris Free" w:date="2023-01-15T10:03:00Z">
              <w:rPr>
                <w:i/>
                <w:iCs/>
              </w:rPr>
            </w:rPrChange>
          </w:rPr>
          <w:t xml:space="preserve">validated the ability of the model to accurately estimate the effect of warming using simulation and null model testing. We also explored the robustness of parameter estimates through a series of </w:t>
        </w:r>
      </w:ins>
      <w:ins w:id="439" w:author="Chris Free" w:date="2023-01-15T10:03:00Z">
        <w:r w:rsidRPr="00353F55">
          <w:rPr>
            <w:rPrChange w:id="440" w:author="Chris Free" w:date="2023-01-15T10:03:00Z">
              <w:rPr>
                <w:i/>
                <w:iCs/>
              </w:rPr>
            </w:rPrChange>
          </w:rPr>
          <w:t>sensitivity analyses.</w:t>
        </w:r>
      </w:ins>
    </w:p>
    <w:p w14:paraId="02EBDA28" w14:textId="765F49D8" w:rsidR="00A5096C" w:rsidRDefault="00A5096C" w:rsidP="004D5107">
      <w:pPr>
        <w:ind w:left="220" w:rightChars="0" w:right="0"/>
      </w:pPr>
      <w:r>
        <w:t xml:space="preserve">We conducted a simulation study to verify whether the temperature-dependent surplus production model was able to accurately estimate the </w:t>
      </w:r>
      <w:del w:id="441" w:author="Chris Free" w:date="2023-01-15T10:03:00Z">
        <w:r w:rsidDel="00177CD8">
          <w:delText>parameter of</w:delText>
        </w:r>
      </w:del>
      <w:ins w:id="442" w:author="Chris Free" w:date="2023-01-15T10:03:00Z">
        <w:r w:rsidR="00177CD8">
          <w:t>effect of</w:t>
        </w:r>
      </w:ins>
      <w:r>
        <w:t xml:space="preserve"> warming</w:t>
      </w:r>
      <w:del w:id="443" w:author="Chris Free" w:date="2023-01-15T10:03:00Z">
        <w:r w:rsidDel="00177CD8">
          <w:delText xml:space="preserve"> effect</w:delText>
        </w:r>
      </w:del>
      <w:r>
        <w:t xml:space="preserve">. We simulated scenarios consisting of six different fishing patterns </w:t>
      </w:r>
      <w:ins w:id="444" w:author="Chris Free" w:date="2023-01-15T10:03:00Z">
        <w:r w:rsidR="00177CD8">
          <w:t xml:space="preserve">(resulting in six different </w:t>
        </w:r>
      </w:ins>
      <w:del w:id="445" w:author="Chris Free" w:date="2023-01-15T10:03:00Z">
        <w:r w:rsidDel="00177CD8">
          <w:delText xml:space="preserve">or </w:delText>
        </w:r>
      </w:del>
      <w:r>
        <w:t>biomass trends</w:t>
      </w:r>
      <w:ins w:id="446" w:author="Chris Free" w:date="2023-01-15T10:04:00Z">
        <w:r w:rsidR="00177CD8">
          <w:t>). We also simulated</w:t>
        </w:r>
      </w:ins>
      <w:del w:id="447" w:author="Chris Free" w:date="2023-01-15T10:04:00Z">
        <w:r w:rsidDel="00177CD8">
          <w:delText xml:space="preserve"> and</w:delText>
        </w:r>
      </w:del>
      <w:ins w:id="448" w:author="Chris Free" w:date="2023-01-15T10:04:00Z">
        <w:r w:rsidR="00177CD8">
          <w:t xml:space="preserve"> a</w:t>
        </w:r>
      </w:ins>
      <w:del w:id="449" w:author="Chris Free" w:date="2023-01-15T10:04:00Z">
        <w:r w:rsidDel="00177CD8">
          <w:delText xml:space="preserve"> the</w:delText>
        </w:r>
      </w:del>
      <w:r>
        <w:t xml:space="preserve"> data collection process </w:t>
      </w:r>
      <w:del w:id="450" w:author="Chris Free" w:date="2023-01-15T10:05:00Z">
        <w:r w:rsidDel="00177CD8">
          <w:delText>that generated</w:delText>
        </w:r>
      </w:del>
      <w:ins w:id="451" w:author="Chris Free" w:date="2023-01-15T10:05:00Z">
        <w:r w:rsidR="00177CD8">
          <w:t>to generate</w:t>
        </w:r>
      </w:ins>
      <w:r>
        <w:t xml:space="preserve"> nonconsecutive and imprecise CPUE and harvest</w:t>
      </w:r>
      <w:ins w:id="452" w:author="Chris Free" w:date="2023-01-15T10:05:00Z">
        <w:r w:rsidR="00177CD8">
          <w:t xml:space="preserve"> observations representative of the analyzed data</w:t>
        </w:r>
      </w:ins>
      <w:r>
        <w:t xml:space="preserve">. We also incorporated process error in the simulated operating model for the fish population dynamics and used observation-error estimator to fit the simulated data (SI.2 in the supplementary material). </w:t>
      </w:r>
      <w:ins w:id="453" w:author="Chris Free" w:date="2023-01-15T10:06:00Z">
        <w:r w:rsidR="0063444F">
          <w:t>And then how did we evaluate these results and performance?</w:t>
        </w:r>
      </w:ins>
      <w:r>
        <w:t xml:space="preserve"> </w:t>
      </w:r>
    </w:p>
    <w:p w14:paraId="2D1CD626" w14:textId="086FB970" w:rsidR="00A5096C" w:rsidDel="00975862" w:rsidRDefault="00A5096C" w:rsidP="004D5107">
      <w:pPr>
        <w:ind w:left="220" w:rightChars="0" w:right="0"/>
        <w:rPr>
          <w:del w:id="454" w:author="Chris Free" w:date="2023-01-14T18:57:00Z"/>
          <w:i/>
          <w:iCs/>
        </w:rPr>
      </w:pPr>
      <w:del w:id="455" w:author="Chris Free" w:date="2023-01-14T18:57:00Z">
        <w:r w:rsidDel="00975862">
          <w:rPr>
            <w:i/>
            <w:iCs/>
          </w:rPr>
          <w:delText>5. Sensitivity analysis and null model tests</w:delText>
        </w:r>
      </w:del>
    </w:p>
    <w:p w14:paraId="4DA0908B" w14:textId="33AFFB79" w:rsidR="0063444F" w:rsidRDefault="00A5096C" w:rsidP="004D5107">
      <w:pPr>
        <w:ind w:left="220" w:rightChars="0" w:right="0"/>
        <w:rPr>
          <w:ins w:id="456" w:author="Chris Free" w:date="2023-01-15T10:07:00Z"/>
        </w:rPr>
      </w:pPr>
      <w:r>
        <w:t xml:space="preserve">To </w:t>
      </w:r>
      <w:ins w:id="457" w:author="Chris Free" w:date="2023-01-15T10:06:00Z">
        <w:r w:rsidR="0063444F">
          <w:t>determine</w:t>
        </w:r>
      </w:ins>
      <w:del w:id="458" w:author="Chris Free" w:date="2023-01-15T10:06:00Z">
        <w:r w:rsidDel="0063444F">
          <w:delText>check</w:delText>
        </w:r>
      </w:del>
      <w:r>
        <w:t xml:space="preserve"> whether the model structure affected the estimation of </w:t>
      </w:r>
      <w:ins w:id="459" w:author="Chris Free" w:date="2023-01-15T10:06:00Z">
        <w:r w:rsidR="0063444F">
          <w:t xml:space="preserve">the </w:t>
        </w:r>
      </w:ins>
      <w:r>
        <w:t xml:space="preserve">warming effect, we tested the sensitivity of our results to the use of different surplus production models (SI.3 in the supplementary material). We also conducted a sensitivity analysis to check whether the estimation of warming effect was affected by prior specification (SI.4 in the supplementary material). </w:t>
      </w:r>
      <w:ins w:id="460" w:author="Chris Free" w:date="2023-01-15T10:07:00Z">
        <w:r w:rsidR="0063444F">
          <w:t>And then how did we evaluate these results and performance?</w:t>
        </w:r>
      </w:ins>
    </w:p>
    <w:p w14:paraId="46502A53" w14:textId="24613EC7" w:rsidR="00A5096C" w:rsidRDefault="0063444F" w:rsidP="004D5107">
      <w:pPr>
        <w:ind w:left="220" w:rightChars="0" w:right="0"/>
      </w:pPr>
      <w:ins w:id="461" w:author="Chris Free" w:date="2023-01-15T10:07:00Z">
        <w:r>
          <w:t>Finally, t</w:t>
        </w:r>
      </w:ins>
      <w:del w:id="462" w:author="Chris Free" w:date="2023-01-15T10:07:00Z">
        <w:r w:rsidR="00A5096C" w:rsidDel="0063444F">
          <w:delText>T</w:delText>
        </w:r>
      </w:del>
      <w:r w:rsidR="00A5096C">
        <w:t xml:space="preserve">o test whether the estimates of warming effect came out by chance as an artefact, we compared the results from base models with those from null models in which the time series of GDDs were randomly re-ordered (SI.5 in the supplementary </w:t>
      </w:r>
      <w:commentRangeStart w:id="463"/>
      <w:r w:rsidR="00A5096C">
        <w:t>material</w:t>
      </w:r>
      <w:commentRangeEnd w:id="463"/>
      <w:r>
        <w:rPr>
          <w:rStyle w:val="CommentReference"/>
        </w:rPr>
        <w:commentReference w:id="463"/>
      </w:r>
      <w:r w:rsidR="00A5096C">
        <w:t>).</w:t>
      </w:r>
    </w:p>
    <w:p w14:paraId="0C749DAE" w14:textId="0A568BA9" w:rsidR="00A5096C" w:rsidRDefault="005D2388" w:rsidP="004D5107">
      <w:pPr>
        <w:ind w:left="220" w:rightChars="0" w:right="0"/>
        <w:rPr>
          <w:i/>
          <w:iCs/>
        </w:rPr>
      </w:pPr>
      <w:ins w:id="464" w:author="Chris Free" w:date="2023-01-14T18:58:00Z">
        <w:r>
          <w:rPr>
            <w:i/>
            <w:iCs/>
          </w:rPr>
          <w:t>5</w:t>
        </w:r>
      </w:ins>
      <w:del w:id="465" w:author="Chris Free" w:date="2023-01-14T18:58:00Z">
        <w:r w:rsidR="00A5096C" w:rsidDel="005D2388">
          <w:rPr>
            <w:i/>
            <w:iCs/>
          </w:rPr>
          <w:delText>6</w:delText>
        </w:r>
      </w:del>
      <w:r w:rsidR="00A5096C">
        <w:rPr>
          <w:i/>
          <w:iCs/>
        </w:rPr>
        <w:t>. Disentangling the effect of warming and fishing in changing stock biomass</w:t>
      </w:r>
    </w:p>
    <w:p w14:paraId="3D6CD410" w14:textId="47D07699" w:rsidR="00E0213A" w:rsidRPr="00251A93" w:rsidRDefault="00A5096C" w:rsidP="00251A93">
      <w:pPr>
        <w:ind w:left="220" w:rightChars="0" w:right="0"/>
        <w:rPr>
          <w:rFonts w:eastAsiaTheme="minorEastAsia"/>
        </w:rPr>
      </w:pPr>
      <w:r>
        <w:t xml:space="preserve">We compared the effects of </w:t>
      </w:r>
      <w:del w:id="466" w:author="Chris Free" w:date="2023-01-15T10:09:00Z">
        <w:r w:rsidDel="00FE7B8C">
          <w:delText>temperature variation</w:delText>
        </w:r>
      </w:del>
      <w:ins w:id="467" w:author="Chris Free" w:date="2023-01-15T10:09:00Z">
        <w:r w:rsidR="00FE7B8C">
          <w:t>warming</w:t>
        </w:r>
      </w:ins>
      <w:r>
        <w:t xml:space="preserve"> and fishing on </w:t>
      </w:r>
      <w:del w:id="468" w:author="Chris Free" w:date="2023-01-15T10:09:00Z">
        <w:r w:rsidDel="00FE7B8C">
          <w:delText>fish biomass</w:delText>
        </w:r>
      </w:del>
      <w:ins w:id="469" w:author="Chris Free" w:date="2023-01-15T10:09:00Z">
        <w:r w:rsidR="00FE7B8C">
          <w:t>abundance</w:t>
        </w:r>
      </w:ins>
      <w:r>
        <w:t xml:space="preserve"> by simulating two scenarios that assumed the absence of fishing or warming, respectively. In the no-fishing simulation scenario, we set fishing mortality </w:t>
      </w:r>
      <w:r>
        <w:rPr>
          <w:i/>
          <w:iCs/>
        </w:rPr>
        <w:t>F</w:t>
      </w:r>
      <w:r>
        <w:t xml:space="preserve"> to </w:t>
      </w:r>
      <w:ins w:id="470" w:author="Chris Free" w:date="2023-01-15T10:09:00Z">
        <w:r w:rsidR="00231DF9">
          <w:t>zero</w:t>
        </w:r>
      </w:ins>
      <w:del w:id="471" w:author="Chris Free" w:date="2023-01-15T10:09:00Z">
        <w:r w:rsidDel="00231DF9">
          <w:delText>0</w:delText>
        </w:r>
      </w:del>
      <w:r>
        <w:t xml:space="preserve"> and other parameters to their estimates. In the no-warming simulation scenario, we set warming effect </w:t>
      </w:r>
      <m:oMath>
        <m:r>
          <w:rPr>
            <w:rFonts w:ascii="Cambria Math" w:eastAsiaTheme="minorEastAsia" w:hAnsi="Cambria Math"/>
          </w:rPr>
          <m:t>θ</m:t>
        </m:r>
      </m:oMath>
      <w:r>
        <w:t xml:space="preserve"> to </w:t>
      </w:r>
      <w:ins w:id="472" w:author="Chris Free" w:date="2023-01-15T10:10:00Z">
        <w:r w:rsidR="00231DF9">
          <w:t>zero</w:t>
        </w:r>
      </w:ins>
      <w:del w:id="473" w:author="Chris Free" w:date="2023-01-15T10:10:00Z">
        <w:r w:rsidDel="00231DF9">
          <w:delText>0</w:delText>
        </w:r>
      </w:del>
      <w:r>
        <w:t xml:space="preserve"> (which is equivalent to setting GDDs</w:t>
      </w:r>
      <w:del w:id="474" w:author="Chris Free" w:date="2023-01-15T10:10:00Z">
        <w:r w:rsidDel="00231DF9">
          <w:delText>_5</w:delText>
        </w:r>
      </w:del>
      <w:r>
        <w:t xml:space="preserve"> of all years to the mean value) and other parameters to their estimates. We re-ran the population dynamic model and calculated the </w:t>
      </w:r>
      <w:r>
        <w:rPr>
          <w:i/>
          <w:iCs/>
        </w:rPr>
        <w:t>B/k</w:t>
      </w:r>
      <w:r>
        <w:t xml:space="preserve"> ratio of the terminal year for both scenarios. </w:t>
      </w:r>
      <w:ins w:id="475" w:author="Chris Free" w:date="2023-01-15T10:11:00Z">
        <w:r w:rsidR="00231DF9">
          <w:t>I’d add a little text to set up the concept behind Figure 4 and how to interpret it.</w:t>
        </w:r>
      </w:ins>
    </w:p>
    <w:p w14:paraId="3B57EBB1" w14:textId="34586022" w:rsidR="00A5096C" w:rsidRPr="00E0213A" w:rsidRDefault="00A5096C" w:rsidP="004D5107">
      <w:pPr>
        <w:ind w:left="220" w:rightChars="0" w:right="0"/>
        <w:rPr>
          <w:b/>
          <w:bCs/>
        </w:rPr>
      </w:pPr>
      <w:r w:rsidRPr="00E0213A">
        <w:rPr>
          <w:b/>
          <w:bCs/>
        </w:rPr>
        <w:t>Results:</w:t>
      </w:r>
    </w:p>
    <w:p w14:paraId="2FDA1315" w14:textId="44D5D1DC" w:rsidR="00B511E7" w:rsidRDefault="0012079B" w:rsidP="00B511E7">
      <w:pPr>
        <w:ind w:left="220" w:rightChars="0" w:right="0"/>
        <w:rPr>
          <w:rFonts w:eastAsia="DengXian"/>
        </w:rPr>
      </w:pPr>
      <w:commentRangeStart w:id="476"/>
      <w:r>
        <w:t>Of</w:t>
      </w:r>
      <w:commentRangeEnd w:id="476"/>
      <w:r w:rsidR="00874A43">
        <w:rPr>
          <w:rStyle w:val="CommentReference"/>
        </w:rPr>
        <w:commentReference w:id="476"/>
      </w:r>
      <w:r w:rsidR="00E0213A">
        <w:t xml:space="preserve"> the 720 populations analyzed, </w:t>
      </w:r>
      <w:r w:rsidR="007B6030">
        <w:t>83</w:t>
      </w:r>
      <w:r w:rsidR="00A5096C">
        <w:t xml:space="preserve"> populations </w:t>
      </w:r>
      <w:ins w:id="477" w:author="Chris Free" w:date="2023-01-15T10:12:00Z">
        <w:r w:rsidR="00874A43">
          <w:t xml:space="preserve">(X%) </w:t>
        </w:r>
      </w:ins>
      <w:r w:rsidR="007B6030">
        <w:t xml:space="preserve">had a significant positive </w:t>
      </w:r>
      <w:r>
        <w:t>respon</w:t>
      </w:r>
      <w:r w:rsidR="007B6030">
        <w:t>se</w:t>
      </w:r>
      <w:r>
        <w:t xml:space="preserve"> to </w:t>
      </w:r>
      <w:ins w:id="478" w:author="Chris Free" w:date="2023-01-15T10:13:00Z">
        <w:r w:rsidR="00874A43">
          <w:t xml:space="preserve">historical </w:t>
        </w:r>
      </w:ins>
      <w:r>
        <w:t xml:space="preserve">warming and </w:t>
      </w:r>
      <w:r w:rsidR="007B6030">
        <w:t>66</w:t>
      </w:r>
      <w:r>
        <w:t xml:space="preserve"> </w:t>
      </w:r>
      <w:r w:rsidR="007B6030">
        <w:t>population</w:t>
      </w:r>
      <w:ins w:id="479" w:author="Chris Free" w:date="2023-01-15T10:12:00Z">
        <w:r w:rsidR="00874A43">
          <w:t>s</w:t>
        </w:r>
      </w:ins>
      <w:r w:rsidR="007B6030">
        <w:t xml:space="preserve"> </w:t>
      </w:r>
      <w:ins w:id="480" w:author="Chris Free" w:date="2023-01-15T10:12:00Z">
        <w:r w:rsidR="00874A43">
          <w:t xml:space="preserve">(X%) </w:t>
        </w:r>
      </w:ins>
      <w:r w:rsidR="007B6030">
        <w:t xml:space="preserve">had a significant negative response to </w:t>
      </w:r>
      <w:ins w:id="481" w:author="Chris Free" w:date="2023-01-15T10:13:00Z">
        <w:r w:rsidR="00874A43">
          <w:t xml:space="preserve">historical </w:t>
        </w:r>
      </w:ins>
      <w:r w:rsidR="007B6030">
        <w:t>warming</w:t>
      </w:r>
      <w:r w:rsidR="00A5096C">
        <w:t xml:space="preserve"> (Fig</w:t>
      </w:r>
      <w:r>
        <w:t>.</w:t>
      </w:r>
      <w:r w:rsidR="00A5096C">
        <w:t xml:space="preserve"> </w:t>
      </w:r>
      <w:r>
        <w:t>2A</w:t>
      </w:r>
      <w:r w:rsidR="00A5096C">
        <w:t>). By comparing with a null model, the estimated temperature effects show stronger patterns than would be expected from random chance (Fig</w:t>
      </w:r>
      <w:r>
        <w:t xml:space="preserve">. </w:t>
      </w:r>
      <w:r w:rsidRPr="00423CF8">
        <w:t>Sx</w:t>
      </w:r>
      <w:r w:rsidR="00A5096C" w:rsidRPr="00423CF8">
        <w:t xml:space="preserve">). The estimation of </w:t>
      </w:r>
      <w:r w:rsidR="00A5096C" w:rsidRPr="00423CF8">
        <w:lastRenderedPageBreak/>
        <w:t>temperature effects was also robust to the model structure and parameter priors (</w:t>
      </w:r>
      <w:r w:rsidRPr="00423CF8">
        <w:t>S</w:t>
      </w:r>
      <w:r w:rsidR="00A5096C" w:rsidRPr="00423CF8">
        <w:t>upplementary text)</w:t>
      </w:r>
      <w:r w:rsidR="00A5096C">
        <w:t>.</w:t>
      </w:r>
      <w:r w:rsidR="007B6030">
        <w:rPr>
          <w:rFonts w:eastAsia="DengXian"/>
        </w:rPr>
        <w:t xml:space="preserve"> </w:t>
      </w:r>
    </w:p>
    <w:p w14:paraId="50A0FEAB" w14:textId="13530470" w:rsidR="00F32E03" w:rsidRDefault="00A5096C" w:rsidP="003F6E46">
      <w:pPr>
        <w:ind w:left="220" w:rightChars="0" w:right="0"/>
      </w:pPr>
      <w:r>
        <w:t xml:space="preserve">The </w:t>
      </w:r>
      <w:r w:rsidR="000E70CC">
        <w:t>warming impacts were</w:t>
      </w:r>
      <w:r>
        <w:t xml:space="preserve"> well explained by </w:t>
      </w:r>
      <w:r w:rsidR="00423CF8">
        <w:t>the characteristics of the species.</w:t>
      </w:r>
      <w:r>
        <w:t xml:space="preserve"> </w:t>
      </w:r>
      <w:r w:rsidR="000E70CC">
        <w:t>The median of</w:t>
      </w:r>
      <w:r>
        <w:t xml:space="preserve"> warming </w:t>
      </w:r>
      <w:r w:rsidR="000E70CC">
        <w:t>impacts w</w:t>
      </w:r>
      <w:ins w:id="482" w:author="Chris Free" w:date="2023-01-15T10:22:00Z">
        <w:r w:rsidR="00330E3F">
          <w:t>ere g</w:t>
        </w:r>
      </w:ins>
      <w:ins w:id="483" w:author="Chris Free" w:date="2023-01-15T10:23:00Z">
        <w:r w:rsidR="00330E3F">
          <w:t>enerally</w:t>
        </w:r>
      </w:ins>
      <w:del w:id="484" w:author="Chris Free" w:date="2023-01-15T10:22:00Z">
        <w:r w:rsidR="000E70CC" w:rsidDel="00330E3F">
          <w:delText>as</w:delText>
        </w:r>
      </w:del>
      <w:r w:rsidR="000E70CC">
        <w:t xml:space="preserve"> positive </w:t>
      </w:r>
      <w:r>
        <w:t xml:space="preserve">for warm-water species </w:t>
      </w:r>
      <w:r w:rsidR="007B6030">
        <w:t xml:space="preserve">(i.e., </w:t>
      </w:r>
      <w:ins w:id="485" w:author="Chris Free" w:date="2023-01-15T10:22:00Z">
        <w:r w:rsidR="00330E3F">
          <w:t>l</w:t>
        </w:r>
      </w:ins>
      <w:del w:id="486" w:author="Chris Free" w:date="2023-01-15T10:22:00Z">
        <w:r w:rsidR="007B6030" w:rsidDel="00330E3F">
          <w:delText>L</w:delText>
        </w:r>
      </w:del>
      <w:r w:rsidR="007B6030">
        <w:t xml:space="preserve">argemouth bass, </w:t>
      </w:r>
      <w:ins w:id="487" w:author="Chris Free" w:date="2023-01-15T10:22:00Z">
        <w:r w:rsidR="00330E3F">
          <w:t>b</w:t>
        </w:r>
      </w:ins>
      <w:del w:id="488" w:author="Chris Free" w:date="2023-01-15T10:22:00Z">
        <w:r w:rsidR="007B6030" w:rsidDel="00330E3F">
          <w:delText>B</w:delText>
        </w:r>
      </w:del>
      <w:r w:rsidR="007B6030">
        <w:t>luegill</w:t>
      </w:r>
      <w:ins w:id="489" w:author="Chris Free" w:date="2023-01-15T10:23:00Z">
        <w:r w:rsidR="00330E3F">
          <w:t>,</w:t>
        </w:r>
      </w:ins>
      <w:r w:rsidR="007B6030">
        <w:t xml:space="preserve"> and </w:t>
      </w:r>
      <w:ins w:id="490" w:author="Chris Free" w:date="2023-01-15T10:23:00Z">
        <w:r w:rsidR="00330E3F">
          <w:t>b</w:t>
        </w:r>
      </w:ins>
      <w:del w:id="491" w:author="Chris Free" w:date="2023-01-15T10:23:00Z">
        <w:r w:rsidR="007B6030" w:rsidDel="00330E3F">
          <w:delText>B</w:delText>
        </w:r>
      </w:del>
      <w:r w:rsidR="007B6030">
        <w:t xml:space="preserve">lack crappie) </w:t>
      </w:r>
      <w:r>
        <w:t xml:space="preserve">and </w:t>
      </w:r>
      <w:ins w:id="492" w:author="Chris Free" w:date="2023-01-15T10:23:00Z">
        <w:r w:rsidR="00330E3F">
          <w:t xml:space="preserve">generally </w:t>
        </w:r>
      </w:ins>
      <w:del w:id="493" w:author="Chris Free" w:date="2023-01-15T10:23:00Z">
        <w:r w:rsidR="000E70CC" w:rsidDel="00330E3F">
          <w:delText xml:space="preserve">was </w:delText>
        </w:r>
      </w:del>
      <w:r w:rsidR="000E70CC">
        <w:t xml:space="preserve">negative for </w:t>
      </w:r>
      <w:r>
        <w:t>cold-water species</w:t>
      </w:r>
      <w:r w:rsidR="007B6030">
        <w:t xml:space="preserve"> (i.e., </w:t>
      </w:r>
      <w:ins w:id="494" w:author="Chris Free" w:date="2023-01-15T10:23:00Z">
        <w:r w:rsidR="00330E3F">
          <w:t>c</w:t>
        </w:r>
      </w:ins>
      <w:del w:id="495" w:author="Chris Free" w:date="2023-01-15T10:23:00Z">
        <w:r w:rsidR="007B6030" w:rsidDel="00330E3F">
          <w:delText>C</w:delText>
        </w:r>
      </w:del>
      <w:r w:rsidR="007B6030">
        <w:t>isco)</w:t>
      </w:r>
      <w:r>
        <w:t xml:space="preserve">. </w:t>
      </w:r>
      <w:r w:rsidR="003E4EFB" w:rsidRPr="003E4EFB">
        <w:t>For co</w:t>
      </w:r>
      <w:r w:rsidR="003E4EFB">
        <w:t>ol</w:t>
      </w:r>
      <w:r w:rsidR="003E4EFB" w:rsidRPr="003E4EFB">
        <w:t xml:space="preserve">-water species, the </w:t>
      </w:r>
      <w:ins w:id="496" w:author="Chris Free" w:date="2023-01-15T10:24:00Z">
        <w:r w:rsidR="00330E3F">
          <w:t xml:space="preserve">average </w:t>
        </w:r>
      </w:ins>
      <w:r w:rsidR="003E4EFB" w:rsidRPr="003E4EFB">
        <w:t xml:space="preserve">response of </w:t>
      </w:r>
      <w:ins w:id="497" w:author="Chris Free" w:date="2023-01-15T10:23:00Z">
        <w:r w:rsidR="00330E3F">
          <w:t>n</w:t>
        </w:r>
      </w:ins>
      <w:del w:id="498" w:author="Chris Free" w:date="2023-01-15T10:23:00Z">
        <w:r w:rsidR="003E4EFB" w:rsidDel="00330E3F">
          <w:delText>N</w:delText>
        </w:r>
      </w:del>
      <w:r w:rsidR="003E4EFB" w:rsidRPr="003E4EFB">
        <w:t xml:space="preserve">orthern pike to warming was </w:t>
      </w:r>
      <w:del w:id="499" w:author="Chris Free" w:date="2023-01-15T10:24:00Z">
        <w:r w:rsidR="003E4EFB" w:rsidRPr="003E4EFB" w:rsidDel="00330E3F">
          <w:delText xml:space="preserve">on average </w:delText>
        </w:r>
      </w:del>
      <w:r w:rsidR="003E4EFB" w:rsidRPr="003E4EFB">
        <w:t xml:space="preserve">positive, while the </w:t>
      </w:r>
      <w:ins w:id="500" w:author="Chris Free" w:date="2023-01-15T10:24:00Z">
        <w:r w:rsidR="00330E3F">
          <w:t xml:space="preserve">average </w:t>
        </w:r>
      </w:ins>
      <w:r w:rsidR="003E4EFB" w:rsidRPr="003E4EFB">
        <w:t>response</w:t>
      </w:r>
      <w:r w:rsidR="003E4EFB">
        <w:t>s</w:t>
      </w:r>
      <w:r w:rsidR="003E4EFB" w:rsidRPr="003E4EFB">
        <w:t xml:space="preserve"> of the other three species</w:t>
      </w:r>
      <w:r w:rsidR="003E4EFB">
        <w:t xml:space="preserve"> (i.e., </w:t>
      </w:r>
      <w:ins w:id="501" w:author="Chris Free" w:date="2023-01-15T10:23:00Z">
        <w:r w:rsidR="00330E3F">
          <w:t>s</w:t>
        </w:r>
      </w:ins>
      <w:del w:id="502" w:author="Chris Free" w:date="2023-01-15T10:23:00Z">
        <w:r w:rsidR="003E4EFB" w:rsidDel="00330E3F">
          <w:delText>S</w:delText>
        </w:r>
      </w:del>
      <w:r w:rsidR="003E4EFB">
        <w:t xml:space="preserve">mallmouth bass, </w:t>
      </w:r>
      <w:ins w:id="503" w:author="Chris Free" w:date="2023-01-15T10:23:00Z">
        <w:r w:rsidR="00330E3F">
          <w:t>w</w:t>
        </w:r>
      </w:ins>
      <w:del w:id="504" w:author="Chris Free" w:date="2023-01-15T10:23:00Z">
        <w:r w:rsidR="003E4EFB" w:rsidDel="00330E3F">
          <w:delText>W</w:delText>
        </w:r>
      </w:del>
      <w:r w:rsidR="003E4EFB">
        <w:t xml:space="preserve">alleye, </w:t>
      </w:r>
      <w:ins w:id="505" w:author="Chris Free" w:date="2023-01-15T10:23:00Z">
        <w:r w:rsidR="00330E3F">
          <w:t>and y</w:t>
        </w:r>
      </w:ins>
      <w:del w:id="506" w:author="Chris Free" w:date="2023-01-15T10:23:00Z">
        <w:r w:rsidR="003E4EFB" w:rsidDel="00330E3F">
          <w:delText>Y</w:delText>
        </w:r>
      </w:del>
      <w:r w:rsidR="003E4EFB">
        <w:t>ellow perch)</w:t>
      </w:r>
      <w:r w:rsidR="003E4EFB" w:rsidRPr="003E4EFB">
        <w:t xml:space="preserve"> </w:t>
      </w:r>
      <w:del w:id="507" w:author="Chris Free" w:date="2023-01-15T10:24:00Z">
        <w:r w:rsidR="003E4EFB" w:rsidRPr="003E4EFB" w:rsidDel="00330E3F">
          <w:delText>to warming w</w:delText>
        </w:r>
        <w:r w:rsidR="003E4EFB" w:rsidDel="00330E3F">
          <w:delText>ere</w:delText>
        </w:r>
        <w:r w:rsidR="003E4EFB" w:rsidRPr="003E4EFB" w:rsidDel="00330E3F">
          <w:delText xml:space="preserve"> </w:delText>
        </w:r>
      </w:del>
      <w:ins w:id="508" w:author="Chris Free" w:date="2023-01-15T10:24:00Z">
        <w:r w:rsidR="00330E3F">
          <w:t xml:space="preserve">was </w:t>
        </w:r>
      </w:ins>
      <w:del w:id="509" w:author="Chris Free" w:date="2023-01-15T10:24:00Z">
        <w:r w:rsidR="003E4EFB" w:rsidRPr="003E4EFB" w:rsidDel="00330E3F">
          <w:delText xml:space="preserve">on average </w:delText>
        </w:r>
      </w:del>
      <w:r w:rsidR="003E4EFB" w:rsidRPr="003E4EFB">
        <w:t>slightly negative</w:t>
      </w:r>
      <w:r w:rsidR="003E4EFB">
        <w:t xml:space="preserve"> (Fig. 2B)</w:t>
      </w:r>
      <w:r w:rsidR="003E4EFB" w:rsidRPr="003E4EFB">
        <w:t>.</w:t>
      </w:r>
      <w:r w:rsidR="00B511E7">
        <w:rPr>
          <w:rFonts w:eastAsia="DengXian" w:hint="eastAsia"/>
        </w:rPr>
        <w:t xml:space="preserve"> </w:t>
      </w:r>
      <w:r w:rsidR="003E4EFB">
        <w:rPr>
          <w:rFonts w:eastAsiaTheme="minorEastAsia"/>
        </w:rPr>
        <w:t>The warming impacts also</w:t>
      </w:r>
      <w:r w:rsidR="002F1880">
        <w:rPr>
          <w:rFonts w:eastAsiaTheme="minorEastAsia"/>
        </w:rPr>
        <w:t xml:space="preserve"> </w:t>
      </w:r>
      <w:r w:rsidR="003E4EFB">
        <w:rPr>
          <w:rFonts w:eastAsiaTheme="minorEastAsia"/>
        </w:rPr>
        <w:t>depended</w:t>
      </w:r>
      <w:r w:rsidR="00423CF8">
        <w:rPr>
          <w:rFonts w:eastAsiaTheme="minorEastAsia"/>
        </w:rPr>
        <w:t>,</w:t>
      </w:r>
      <w:r w:rsidR="003E4EFB">
        <w:rPr>
          <w:rFonts w:eastAsiaTheme="minorEastAsia"/>
        </w:rPr>
        <w:t xml:space="preserve"> </w:t>
      </w:r>
      <w:r w:rsidR="002F1880">
        <w:rPr>
          <w:rFonts w:eastAsiaTheme="minorEastAsia"/>
        </w:rPr>
        <w:t xml:space="preserve">to some </w:t>
      </w:r>
      <w:r w:rsidR="00423CF8">
        <w:rPr>
          <w:rFonts w:eastAsiaTheme="minorEastAsia"/>
        </w:rPr>
        <w:t>extent,</w:t>
      </w:r>
      <w:r w:rsidR="002F1880">
        <w:rPr>
          <w:rFonts w:eastAsiaTheme="minorEastAsia"/>
        </w:rPr>
        <w:t xml:space="preserve"> </w:t>
      </w:r>
      <w:r w:rsidR="003E4EFB">
        <w:rPr>
          <w:rFonts w:eastAsiaTheme="minorEastAsia"/>
        </w:rPr>
        <w:t xml:space="preserve">on the </w:t>
      </w:r>
      <w:r w:rsidR="002F1880" w:rsidRPr="003E4EFB">
        <w:rPr>
          <w:rFonts w:eastAsiaTheme="minorEastAsia"/>
        </w:rPr>
        <w:t xml:space="preserve">latitude at which the population </w:t>
      </w:r>
      <w:r w:rsidR="002F1880">
        <w:rPr>
          <w:rFonts w:eastAsiaTheme="minorEastAsia"/>
        </w:rPr>
        <w:t>wa</w:t>
      </w:r>
      <w:r w:rsidR="002F1880" w:rsidRPr="003E4EFB">
        <w:rPr>
          <w:rFonts w:eastAsiaTheme="minorEastAsia"/>
        </w:rPr>
        <w:t>s located</w:t>
      </w:r>
      <w:r w:rsidR="002F1880">
        <w:rPr>
          <w:rFonts w:eastAsiaTheme="minorEastAsia"/>
        </w:rPr>
        <w:t xml:space="preserve">. The relationship between warming impact and latitude was </w:t>
      </w:r>
      <w:r w:rsidR="00423CF8">
        <w:rPr>
          <w:rFonts w:eastAsiaTheme="minorEastAsia"/>
        </w:rPr>
        <w:t xml:space="preserve">relatively </w:t>
      </w:r>
      <w:r w:rsidR="002F1880">
        <w:rPr>
          <w:rFonts w:eastAsiaTheme="minorEastAsia"/>
        </w:rPr>
        <w:t xml:space="preserve">weak, but significantly positive (Fig. 2C), </w:t>
      </w:r>
      <w:r w:rsidR="002F1880" w:rsidRPr="002F1880">
        <w:rPr>
          <w:rFonts w:eastAsiaTheme="minorEastAsia"/>
        </w:rPr>
        <w:t xml:space="preserve">indicating that </w:t>
      </w:r>
      <w:ins w:id="510" w:author="Chris Free" w:date="2023-01-15T10:24:00Z">
        <w:r w:rsidR="00330E3F">
          <w:rPr>
            <w:rFonts w:eastAsiaTheme="minorEastAsia"/>
          </w:rPr>
          <w:t>mo</w:t>
        </w:r>
      </w:ins>
      <w:ins w:id="511" w:author="Chris Free" w:date="2023-01-15T10:25:00Z">
        <w:r w:rsidR="00330E3F">
          <w:rPr>
            <w:rFonts w:eastAsiaTheme="minorEastAsia"/>
          </w:rPr>
          <w:t xml:space="preserve">re southern </w:t>
        </w:r>
      </w:ins>
      <w:r w:rsidR="002F1880" w:rsidRPr="002F1880">
        <w:rPr>
          <w:rFonts w:eastAsiaTheme="minorEastAsia"/>
        </w:rPr>
        <w:t xml:space="preserve">populations </w:t>
      </w:r>
      <w:del w:id="512" w:author="Chris Free" w:date="2023-01-15T10:25:00Z">
        <w:r w:rsidR="002F1880" w:rsidRPr="002F1880" w:rsidDel="00330E3F">
          <w:rPr>
            <w:rFonts w:eastAsiaTheme="minorEastAsia"/>
          </w:rPr>
          <w:delText xml:space="preserve">closer to the south </w:delText>
        </w:r>
      </w:del>
      <w:r w:rsidR="002F1880">
        <w:rPr>
          <w:rFonts w:eastAsiaTheme="minorEastAsia"/>
        </w:rPr>
        <w:t>tended to be</w:t>
      </w:r>
      <w:r w:rsidR="002F1880" w:rsidRPr="002F1880">
        <w:rPr>
          <w:rFonts w:eastAsiaTheme="minorEastAsia"/>
        </w:rPr>
        <w:t xml:space="preserve"> </w:t>
      </w:r>
      <w:r w:rsidR="00423CF8">
        <w:rPr>
          <w:rFonts w:eastAsiaTheme="minorEastAsia"/>
        </w:rPr>
        <w:t xml:space="preserve">slightly </w:t>
      </w:r>
      <w:r w:rsidR="002F1880" w:rsidRPr="002F1880">
        <w:rPr>
          <w:rFonts w:eastAsiaTheme="minorEastAsia"/>
        </w:rPr>
        <w:t>more vulnerable to the adverse effects of warming</w:t>
      </w:r>
      <w:r w:rsidR="002F1880">
        <w:rPr>
          <w:rFonts w:eastAsiaTheme="minorEastAsia"/>
        </w:rPr>
        <w:t>.</w:t>
      </w:r>
      <w:r w:rsidR="00B511E7">
        <w:rPr>
          <w:rFonts w:eastAsia="DengXian" w:hint="eastAsia"/>
        </w:rPr>
        <w:t xml:space="preserve"> </w:t>
      </w:r>
      <w:r>
        <w:t xml:space="preserve">A significant negative correlation was found between the absolute values of </w:t>
      </w:r>
      <w:r w:rsidR="00F32E03">
        <w:t xml:space="preserve">warming impacts </w:t>
      </w:r>
      <w:r>
        <w:t>and</w:t>
      </w:r>
      <w:r w:rsidR="00D04D25">
        <w:t xml:space="preserve"> </w:t>
      </w:r>
      <w:del w:id="513" w:author="Chris Free" w:date="2023-01-15T10:25:00Z">
        <w:r w:rsidR="00D04D25" w:rsidDel="00330E3F">
          <w:delText xml:space="preserve">stock </w:delText>
        </w:r>
        <w:r w:rsidDel="00330E3F">
          <w:delText>depletion rate</w:delText>
        </w:r>
      </w:del>
      <w:ins w:id="514" w:author="Chris Free" w:date="2023-01-15T10:25:00Z">
        <w:r w:rsidR="00330E3F">
          <w:t>population depletion</w:t>
        </w:r>
      </w:ins>
      <w:r>
        <w:t xml:space="preserve"> </w:t>
      </w:r>
      <w:r w:rsidR="00F32E03">
        <w:t>(</w:t>
      </w:r>
      <w:ins w:id="515" w:author="Chris Free" w:date="2023-01-15T10:25:00Z">
        <w:r w:rsidR="00330E3F">
          <w:t xml:space="preserve">the </w:t>
        </w:r>
      </w:ins>
      <w:r w:rsidR="00F32E03">
        <w:t xml:space="preserve">ratio of biomass to carrying capacity) </w:t>
      </w:r>
      <w:r>
        <w:t>of the initial year (</w:t>
      </w:r>
      <w:r w:rsidR="00F32E03">
        <w:t>Fig. 2D</w:t>
      </w:r>
      <w:r>
        <w:t xml:space="preserve">), indicating that the </w:t>
      </w:r>
      <w:r w:rsidR="00F32E03">
        <w:t xml:space="preserve">less-depleted </w:t>
      </w:r>
      <w:r>
        <w:t xml:space="preserve">populations </w:t>
      </w:r>
      <w:r w:rsidR="00F32E03">
        <w:t>were</w:t>
      </w:r>
      <w:r>
        <w:t xml:space="preserve"> </w:t>
      </w:r>
      <w:del w:id="516" w:author="Chris Free" w:date="2023-01-15T10:26:00Z">
        <w:r w:rsidDel="00330E3F">
          <w:delText xml:space="preserve">more stable and </w:delText>
        </w:r>
      </w:del>
      <w:del w:id="517" w:author="Chris Free" w:date="2023-01-15T10:25:00Z">
        <w:r w:rsidR="00F32E03" w:rsidDel="00330E3F">
          <w:delText>would be</w:delText>
        </w:r>
      </w:del>
      <w:ins w:id="518" w:author="Chris Free" w:date="2023-01-15T10:25:00Z">
        <w:r w:rsidR="00330E3F">
          <w:t>were</w:t>
        </w:r>
      </w:ins>
      <w:r w:rsidR="00F32E03">
        <w:t xml:space="preserve"> </w:t>
      </w:r>
      <w:r>
        <w:t xml:space="preserve">more resistant to the </w:t>
      </w:r>
      <w:del w:id="519" w:author="Chris Free" w:date="2023-01-15T10:26:00Z">
        <w:r w:rsidDel="00330E3F">
          <w:delText xml:space="preserve">disturbance </w:delText>
        </w:r>
      </w:del>
      <w:ins w:id="520" w:author="Chris Free" w:date="2023-01-15T10:26:00Z">
        <w:r w:rsidR="00330E3F">
          <w:t>impacts (positive or negative)</w:t>
        </w:r>
        <w:r w:rsidR="00330E3F">
          <w:t xml:space="preserve"> </w:t>
        </w:r>
      </w:ins>
      <w:r>
        <w:t>of temperature change.</w:t>
      </w:r>
      <w:r w:rsidR="003F6E46">
        <w:t xml:space="preserve"> </w:t>
      </w:r>
      <w:r w:rsidR="00B511E7">
        <w:t>Fig.2E show</w:t>
      </w:r>
      <w:ins w:id="521" w:author="Chris Free" w:date="2023-01-15T10:26:00Z">
        <w:r w:rsidR="0050725E">
          <w:t>s</w:t>
        </w:r>
      </w:ins>
      <w:del w:id="522" w:author="Chris Free" w:date="2023-01-15T10:26:00Z">
        <w:r w:rsidR="00B511E7" w:rsidDel="0050725E">
          <w:delText>n</w:delText>
        </w:r>
      </w:del>
      <w:r w:rsidR="00B511E7">
        <w:t xml:space="preserve"> the correlations </w:t>
      </w:r>
      <w:ins w:id="523" w:author="Chris Free" w:date="2023-01-15T10:27:00Z">
        <w:r w:rsidR="0050725E">
          <w:rPr>
            <w:rFonts w:eastAsiaTheme="minorEastAsia"/>
          </w:rPr>
          <w:t>between the</w:t>
        </w:r>
      </w:ins>
      <w:del w:id="524" w:author="Chris Free" w:date="2023-01-15T10:27:00Z">
        <w:r w:rsidR="00B511E7" w:rsidRPr="00440810" w:rsidDel="0050725E">
          <w:rPr>
            <w:rFonts w:eastAsiaTheme="minorEastAsia"/>
          </w:rPr>
          <w:delText>of</w:delText>
        </w:r>
      </w:del>
      <w:r w:rsidR="00B511E7" w:rsidRPr="00440810">
        <w:rPr>
          <w:rFonts w:eastAsiaTheme="minorEastAsia"/>
        </w:rPr>
        <w:t xml:space="preserve"> warming impact</w:t>
      </w:r>
      <w:ins w:id="525" w:author="Chris Free" w:date="2023-01-15T10:27:00Z">
        <w:r w:rsidR="0050725E">
          <w:rPr>
            <w:rFonts w:eastAsiaTheme="minorEastAsia"/>
          </w:rPr>
          <w:t>s</w:t>
        </w:r>
      </w:ins>
      <w:r w:rsidR="00B511E7" w:rsidRPr="00440810">
        <w:rPr>
          <w:rFonts w:eastAsiaTheme="minorEastAsia"/>
        </w:rPr>
        <w:t xml:space="preserve"> </w:t>
      </w:r>
      <w:del w:id="526" w:author="Chris Free" w:date="2023-01-15T10:27:00Z">
        <w:r w:rsidR="00801753" w:rsidDel="0050725E">
          <w:rPr>
            <w:rFonts w:eastAsiaTheme="minorEastAsia"/>
          </w:rPr>
          <w:delText>between</w:delText>
        </w:r>
        <w:r w:rsidR="00B511E7" w:rsidRPr="00440810" w:rsidDel="0050725E">
          <w:rPr>
            <w:rFonts w:eastAsiaTheme="minorEastAsia"/>
          </w:rPr>
          <w:delText xml:space="preserve"> </w:delText>
        </w:r>
      </w:del>
      <w:ins w:id="527" w:author="Chris Free" w:date="2023-01-15T10:27:00Z">
        <w:r w:rsidR="0050725E">
          <w:rPr>
            <w:rFonts w:eastAsiaTheme="minorEastAsia"/>
          </w:rPr>
          <w:t>of</w:t>
        </w:r>
        <w:r w:rsidR="0050725E" w:rsidRPr="00440810">
          <w:rPr>
            <w:rFonts w:eastAsiaTheme="minorEastAsia"/>
          </w:rPr>
          <w:t xml:space="preserve"> </w:t>
        </w:r>
      </w:ins>
      <w:r w:rsidR="00B511E7">
        <w:rPr>
          <w:rFonts w:eastAsiaTheme="minorEastAsia"/>
        </w:rPr>
        <w:t xml:space="preserve">different </w:t>
      </w:r>
      <w:r w:rsidR="003F6E46">
        <w:rPr>
          <w:rFonts w:eastAsiaTheme="minorEastAsia"/>
        </w:rPr>
        <w:t>species</w:t>
      </w:r>
      <w:r w:rsidR="00B511E7" w:rsidRPr="00440810">
        <w:rPr>
          <w:rFonts w:eastAsiaTheme="minorEastAsia"/>
        </w:rPr>
        <w:t xml:space="preserve"> </w:t>
      </w:r>
      <w:del w:id="528" w:author="Chris Free" w:date="2023-01-15T10:27:00Z">
        <w:r w:rsidR="00B511E7" w:rsidRPr="00440810" w:rsidDel="0050725E">
          <w:rPr>
            <w:rFonts w:eastAsiaTheme="minorEastAsia"/>
          </w:rPr>
          <w:delText>that coexist</w:delText>
        </w:r>
        <w:r w:rsidR="00801753" w:rsidDel="0050725E">
          <w:rPr>
            <w:rFonts w:eastAsiaTheme="minorEastAsia"/>
          </w:rPr>
          <w:delText>ed</w:delText>
        </w:r>
        <w:r w:rsidR="00B511E7" w:rsidRPr="00440810" w:rsidDel="0050725E">
          <w:rPr>
            <w:rFonts w:eastAsiaTheme="minorEastAsia"/>
          </w:rPr>
          <w:delText xml:space="preserve"> </w:delText>
        </w:r>
      </w:del>
      <w:r w:rsidR="00B511E7" w:rsidRPr="00440810">
        <w:rPr>
          <w:rFonts w:eastAsiaTheme="minorEastAsia"/>
        </w:rPr>
        <w:t>in the same lake</w:t>
      </w:r>
      <w:r w:rsidR="00B511E7">
        <w:rPr>
          <w:rFonts w:eastAsiaTheme="minorEastAsia"/>
        </w:rPr>
        <w:t>s.</w:t>
      </w:r>
      <w:r w:rsidR="00801753" w:rsidRPr="00801753">
        <w:t xml:space="preserve"> </w:t>
      </w:r>
      <w:r w:rsidR="00801753">
        <w:t>The warming impacts show</w:t>
      </w:r>
      <w:del w:id="529" w:author="Chris Free" w:date="2023-01-15T10:27:00Z">
        <w:r w:rsidR="00801753" w:rsidDel="0050725E">
          <w:delText>n</w:delText>
        </w:r>
      </w:del>
      <w:r w:rsidR="00801753">
        <w:t xml:space="preserve"> universally positive correlations between different warm-water species </w:t>
      </w:r>
      <w:r w:rsidR="003F6E46">
        <w:t xml:space="preserve">that </w:t>
      </w:r>
      <w:r w:rsidR="00801753" w:rsidRPr="00801753">
        <w:t>inhabit the same lake</w:t>
      </w:r>
      <w:r w:rsidR="00801753">
        <w:t xml:space="preserve">s. </w:t>
      </w:r>
      <w:r w:rsidR="00801753" w:rsidRPr="00801753">
        <w:t>The correlations between most co</w:t>
      </w:r>
      <w:r w:rsidR="00801753">
        <w:t>ol</w:t>
      </w:r>
      <w:r w:rsidR="00801753" w:rsidRPr="00801753">
        <w:t xml:space="preserve">-water species were negative, with the exception of </w:t>
      </w:r>
      <w:ins w:id="530" w:author="Chris Free" w:date="2023-01-15T10:27:00Z">
        <w:r w:rsidR="0050725E">
          <w:t>w</w:t>
        </w:r>
      </w:ins>
      <w:del w:id="531" w:author="Chris Free" w:date="2023-01-15T10:27:00Z">
        <w:r w:rsidR="00801753" w:rsidRPr="00801753" w:rsidDel="0050725E">
          <w:delText>W</w:delText>
        </w:r>
      </w:del>
      <w:r w:rsidR="00801753" w:rsidRPr="00801753">
        <w:t xml:space="preserve">alleyes vs. </w:t>
      </w:r>
      <w:ins w:id="532" w:author="Chris Free" w:date="2023-01-15T10:27:00Z">
        <w:r w:rsidR="0050725E">
          <w:t>n</w:t>
        </w:r>
      </w:ins>
      <w:del w:id="533" w:author="Chris Free" w:date="2023-01-15T10:27:00Z">
        <w:r w:rsidR="00801753" w:rsidDel="0050725E">
          <w:delText>N</w:delText>
        </w:r>
      </w:del>
      <w:r w:rsidR="00801753" w:rsidRPr="00801753">
        <w:t xml:space="preserve">orthern pike and </w:t>
      </w:r>
      <w:ins w:id="534" w:author="Chris Free" w:date="2023-01-15T10:27:00Z">
        <w:r w:rsidR="0050725E">
          <w:t>w</w:t>
        </w:r>
      </w:ins>
      <w:del w:id="535" w:author="Chris Free" w:date="2023-01-15T10:27:00Z">
        <w:r w:rsidR="00801753" w:rsidRPr="00801753" w:rsidDel="0050725E">
          <w:delText>W</w:delText>
        </w:r>
      </w:del>
      <w:r w:rsidR="00801753" w:rsidRPr="00801753">
        <w:t xml:space="preserve">alleyes vs. </w:t>
      </w:r>
      <w:ins w:id="536" w:author="Chris Free" w:date="2023-01-15T10:27:00Z">
        <w:r w:rsidR="0050725E">
          <w:t>s</w:t>
        </w:r>
      </w:ins>
      <w:del w:id="537" w:author="Chris Free" w:date="2023-01-15T10:27:00Z">
        <w:r w:rsidR="00801753" w:rsidDel="0050725E">
          <w:delText>S</w:delText>
        </w:r>
      </w:del>
      <w:r w:rsidR="00801753" w:rsidRPr="00801753">
        <w:t>mallmouth bass.</w:t>
      </w:r>
      <w:r w:rsidR="003F6E46">
        <w:t xml:space="preserve"> </w:t>
      </w:r>
    </w:p>
    <w:p w14:paraId="51D1D547" w14:textId="098A141C" w:rsidR="00801753" w:rsidRPr="00A5503F" w:rsidRDefault="0096633C" w:rsidP="00A5503F">
      <w:pPr>
        <w:ind w:left="220" w:rightChars="0" w:right="0"/>
        <w:rPr>
          <w:rFonts w:eastAsiaTheme="minorEastAsia"/>
        </w:rPr>
      </w:pPr>
      <w:ins w:id="538" w:author="Chris Free" w:date="2023-01-15T10:28:00Z">
        <w:r>
          <w:rPr>
            <w:rFonts w:eastAsiaTheme="minorEastAsia"/>
          </w:rPr>
          <w:t>Population depletion</w:t>
        </w:r>
      </w:ins>
      <w:del w:id="539" w:author="Chris Free" w:date="2023-01-15T10:28:00Z">
        <w:r w:rsidR="00126E03" w:rsidDel="0096633C">
          <w:rPr>
            <w:rFonts w:eastAsiaTheme="minorEastAsia"/>
          </w:rPr>
          <w:delText xml:space="preserve">The </w:delText>
        </w:r>
        <w:r w:rsidR="00EE18F5" w:rsidDel="0096633C">
          <w:rPr>
            <w:rFonts w:eastAsiaTheme="minorEastAsia"/>
          </w:rPr>
          <w:delText xml:space="preserve">stock </w:delText>
        </w:r>
        <w:r w:rsidR="00126E03" w:rsidDel="0096633C">
          <w:rPr>
            <w:rFonts w:eastAsiaTheme="minorEastAsia"/>
          </w:rPr>
          <w:delText>depletion rate</w:delText>
        </w:r>
      </w:del>
      <w:r w:rsidR="00126E03">
        <w:rPr>
          <w:rFonts w:eastAsiaTheme="minorEastAsia"/>
        </w:rPr>
        <w:t xml:space="preserve"> </w:t>
      </w:r>
      <w:r w:rsidR="005F43CA">
        <w:rPr>
          <w:rFonts w:eastAsiaTheme="minorEastAsia"/>
        </w:rPr>
        <w:t xml:space="preserve">in the terminal years for each population </w:t>
      </w:r>
      <w:r w:rsidR="00EE18F5">
        <w:rPr>
          <w:rFonts w:eastAsiaTheme="minorEastAsia"/>
        </w:rPr>
        <w:t xml:space="preserve">significantly </w:t>
      </w:r>
      <w:r w:rsidR="00126E03">
        <w:rPr>
          <w:rFonts w:eastAsiaTheme="minorEastAsia"/>
        </w:rPr>
        <w:t xml:space="preserve">varied </w:t>
      </w:r>
      <w:r w:rsidR="00EE18F5">
        <w:rPr>
          <w:rFonts w:eastAsiaTheme="minorEastAsia"/>
        </w:rPr>
        <w:t xml:space="preserve">both </w:t>
      </w:r>
      <w:r w:rsidR="00552B03">
        <w:t>among- and within-species</w:t>
      </w:r>
      <w:r w:rsidR="00EE18F5">
        <w:t xml:space="preserve"> (Fig.3)</w:t>
      </w:r>
      <w:r w:rsidR="00126E03">
        <w:t>.</w:t>
      </w:r>
      <w:r w:rsidR="00EE18F5">
        <w:t xml:space="preserve"> </w:t>
      </w:r>
      <w:r w:rsidR="00D04D25">
        <w:t xml:space="preserve">For 47% of the populations, temperature variation </w:t>
      </w:r>
      <w:commentRangeStart w:id="540"/>
      <w:r w:rsidR="00D04D25">
        <w:t xml:space="preserve">more or less exacerbated </w:t>
      </w:r>
      <w:commentRangeEnd w:id="540"/>
      <w:r w:rsidR="00F860F0">
        <w:rPr>
          <w:rStyle w:val="CommentReference"/>
        </w:rPr>
        <w:commentReference w:id="540"/>
      </w:r>
      <w:r w:rsidR="00D04D25">
        <w:t>biomass depletion in addition to fishing (</w:t>
      </w:r>
      <w:r w:rsidR="005F43CA">
        <w:t>Fig.3 and 4</w:t>
      </w:r>
      <w:r w:rsidR="00D04D25">
        <w:t xml:space="preserve">). </w:t>
      </w:r>
      <w:r w:rsidR="005F43CA">
        <w:t xml:space="preserve">By comparing the relative contributions </w:t>
      </w:r>
      <w:r w:rsidR="005F43CA">
        <w:rPr>
          <w:rFonts w:eastAsiaTheme="minorEastAsia"/>
        </w:rPr>
        <w:t xml:space="preserve">to stock depletion, we </w:t>
      </w:r>
      <w:r w:rsidR="00D36A94" w:rsidRPr="00D36A94">
        <w:t xml:space="preserve">found that in only 1% of the </w:t>
      </w:r>
      <w:r w:rsidR="00D36A94">
        <w:t>population</w:t>
      </w:r>
      <w:r w:rsidR="00D36A94" w:rsidRPr="00D36A94">
        <w:t>s</w:t>
      </w:r>
      <w:ins w:id="541" w:author="Chris Free" w:date="2023-01-15T10:31:00Z">
        <w:r w:rsidR="004837B7">
          <w:t xml:space="preserve"> did warming</w:t>
        </w:r>
      </w:ins>
      <w:del w:id="542" w:author="Chris Free" w:date="2023-01-15T10:31:00Z">
        <w:r w:rsidR="00D04D25" w:rsidDel="004837B7">
          <w:delText>,</w:delText>
        </w:r>
      </w:del>
      <w:r w:rsidR="00D36A94" w:rsidRPr="00D36A94">
        <w:t xml:space="preserve"> </w:t>
      </w:r>
      <w:del w:id="543" w:author="Chris Free" w:date="2023-01-15T10:31:00Z">
        <w:r w:rsidR="00D36A94" w:rsidRPr="00D36A94" w:rsidDel="004837B7">
          <w:delText xml:space="preserve">temperature variation </w:delText>
        </w:r>
      </w:del>
      <w:r w:rsidR="00D36A94" w:rsidRPr="00D36A94">
        <w:t>deplete</w:t>
      </w:r>
      <w:del w:id="544" w:author="Chris Free" w:date="2023-01-15T10:31:00Z">
        <w:r w:rsidR="00D04D25" w:rsidDel="004837B7">
          <w:delText>d</w:delText>
        </w:r>
      </w:del>
      <w:r w:rsidR="00D36A94" w:rsidRPr="00D36A94">
        <w:t xml:space="preserve"> biomass more than fishing</w:t>
      </w:r>
      <w:del w:id="545" w:author="Chris Free" w:date="2023-01-15T10:31:00Z">
        <w:r w:rsidR="000621D8" w:rsidDel="004837B7">
          <w:delText xml:space="preserve"> did</w:delText>
        </w:r>
      </w:del>
      <w:r w:rsidR="00D36A94" w:rsidRPr="00D36A94">
        <w:t xml:space="preserve">. </w:t>
      </w:r>
      <w:r w:rsidR="000621D8">
        <w:t>53% of the populations benefited from t</w:t>
      </w:r>
      <w:r w:rsidR="005F43CA">
        <w:t>emperature</w:t>
      </w:r>
      <w:r w:rsidR="00A5503F">
        <w:t xml:space="preserve"> change</w:t>
      </w:r>
      <w:r w:rsidR="000621D8">
        <w:t>. For 6% of the population</w:t>
      </w:r>
      <w:r w:rsidR="00A5503F">
        <w:t>s</w:t>
      </w:r>
      <w:r w:rsidR="000621D8">
        <w:t>, the benefit</w:t>
      </w:r>
      <w:r w:rsidR="00A5503F">
        <w:t>s</w:t>
      </w:r>
      <w:r w:rsidR="000621D8">
        <w:t xml:space="preserve"> to </w:t>
      </w:r>
      <w:del w:id="546" w:author="Chris Free" w:date="2023-01-15T10:31:00Z">
        <w:r w:rsidR="00A5503F" w:rsidDel="004837B7">
          <w:delText xml:space="preserve">fish </w:delText>
        </w:r>
      </w:del>
      <w:r w:rsidR="000621D8">
        <w:t xml:space="preserve">productivity gained from </w:t>
      </w:r>
      <w:del w:id="547" w:author="Chris Free" w:date="2023-01-15T10:31:00Z">
        <w:r w:rsidR="000621D8" w:rsidDel="004837B7">
          <w:delText>temperature variation</w:delText>
        </w:r>
      </w:del>
      <w:ins w:id="548" w:author="Chris Free" w:date="2023-01-15T10:31:00Z">
        <w:r w:rsidR="004837B7">
          <w:t>warming</w:t>
        </w:r>
      </w:ins>
      <w:r w:rsidR="000621D8">
        <w:t xml:space="preserve"> fully </w:t>
      </w:r>
      <w:r w:rsidR="00A5503F">
        <w:t>compensated for</w:t>
      </w:r>
      <w:r w:rsidR="000621D8">
        <w:t xml:space="preserve"> the </w:t>
      </w:r>
      <w:del w:id="549" w:author="Chris Free" w:date="2023-01-15T10:32:00Z">
        <w:r w:rsidR="000621D8" w:rsidDel="004837B7">
          <w:delText xml:space="preserve">stock </w:delText>
        </w:r>
      </w:del>
      <w:r w:rsidR="000621D8">
        <w:t xml:space="preserve">depletion caused by fishing. </w:t>
      </w:r>
      <w:del w:id="550" w:author="Chris Free" w:date="2023-01-15T10:32:00Z">
        <w:r w:rsidR="00A5503F" w:rsidDel="004837B7">
          <w:delText>We concluded that</w:delText>
        </w:r>
      </w:del>
      <w:ins w:id="551" w:author="Chris Free" w:date="2023-01-15T10:32:00Z">
        <w:r w:rsidR="004837B7">
          <w:t>Overall,</w:t>
        </w:r>
      </w:ins>
      <w:r w:rsidR="00A5503F">
        <w:t xml:space="preserve"> f</w:t>
      </w:r>
      <w:r w:rsidR="000621D8" w:rsidRPr="00EE18F5">
        <w:t xml:space="preserve">or the vast majority of </w:t>
      </w:r>
      <w:del w:id="552" w:author="Chris Free" w:date="2023-01-15T10:32:00Z">
        <w:r w:rsidR="000621D8" w:rsidDel="004837B7">
          <w:delText xml:space="preserve">the </w:delText>
        </w:r>
      </w:del>
      <w:r w:rsidR="000621D8">
        <w:t xml:space="preserve">populations (93%), fishing had a greater impact than </w:t>
      </w:r>
      <w:del w:id="553" w:author="Chris Free" w:date="2023-01-15T10:32:00Z">
        <w:r w:rsidR="000621D8" w:rsidDel="004837B7">
          <w:delText>temperature variation</w:delText>
        </w:r>
      </w:del>
      <w:ins w:id="554" w:author="Chris Free" w:date="2023-01-15T10:32:00Z">
        <w:r w:rsidR="004837B7">
          <w:t>warming</w:t>
        </w:r>
      </w:ins>
      <w:r w:rsidR="000621D8">
        <w:t xml:space="preserve"> in changing </w:t>
      </w:r>
      <w:del w:id="555" w:author="Chris Free" w:date="2023-01-15T10:32:00Z">
        <w:r w:rsidR="000621D8" w:rsidDel="004837B7">
          <w:delText>the biomass</w:delText>
        </w:r>
      </w:del>
      <w:ins w:id="556" w:author="Chris Free" w:date="2023-01-15T10:32:00Z">
        <w:r w:rsidR="004837B7">
          <w:t>abundance</w:t>
        </w:r>
      </w:ins>
      <w:r w:rsidR="000621D8">
        <w:t xml:space="preserve"> (Fig.4).</w:t>
      </w:r>
    </w:p>
    <w:p w14:paraId="3A1C9B80" w14:textId="22D0D50F" w:rsidR="00A5096C" w:rsidRPr="00A5503F" w:rsidRDefault="00A5096C" w:rsidP="004D5107">
      <w:pPr>
        <w:ind w:left="220" w:rightChars="0" w:right="0"/>
        <w:rPr>
          <w:b/>
          <w:bCs/>
        </w:rPr>
      </w:pPr>
      <w:r w:rsidRPr="00A5503F">
        <w:rPr>
          <w:b/>
          <w:bCs/>
        </w:rPr>
        <w:t>Discussion:</w:t>
      </w:r>
    </w:p>
    <w:p w14:paraId="13CD98FB" w14:textId="3BDC34B2" w:rsidR="00A5096C" w:rsidRDefault="00A5096C" w:rsidP="004D5107">
      <w:pPr>
        <w:ind w:left="220" w:rightChars="0" w:right="0"/>
      </w:pPr>
      <w:commentRangeStart w:id="557"/>
      <w:r>
        <w:t>Previous studies have noted the importance of fisheries management in maintaining the sustainability of marine fish</w:t>
      </w:r>
      <w:r>
        <w:rPr>
          <w:rFonts w:hint="eastAsia"/>
        </w:rPr>
        <w:t>ery</w:t>
      </w:r>
      <w:r>
        <w:t xml:space="preserve"> </w:t>
      </w:r>
      <w:r>
        <w:rPr>
          <w:rFonts w:hint="eastAsia"/>
        </w:rPr>
        <w:t>re</w:t>
      </w:r>
      <w:r>
        <w:t xml:space="preserve">sources throughout the world that are impacted by climate change (). Our findings suggest a similarly important role that local fisheries management has for inland freshwater </w:t>
      </w:r>
      <w:r>
        <w:rPr>
          <w:rFonts w:hint="eastAsia"/>
        </w:rPr>
        <w:t>fish</w:t>
      </w:r>
      <w:r>
        <w:t xml:space="preserve"> populations. </w:t>
      </w:r>
      <w:commentRangeEnd w:id="557"/>
      <w:r w:rsidR="00736E1B">
        <w:rPr>
          <w:rStyle w:val="CommentReference"/>
        </w:rPr>
        <w:commentReference w:id="557"/>
      </w:r>
      <w:del w:id="558" w:author="Chris Free" w:date="2023-01-15T14:07:00Z">
        <w:r w:rsidDel="00D5270F">
          <w:delText>Compared with temperature variation,</w:delText>
        </w:r>
      </w:del>
      <w:r>
        <w:t xml:space="preserve"> </w:t>
      </w:r>
      <w:ins w:id="559" w:author="Chris Free" w:date="2023-01-15T14:08:00Z">
        <w:r w:rsidR="00D5270F">
          <w:t>F</w:t>
        </w:r>
      </w:ins>
      <w:del w:id="560" w:author="Chris Free" w:date="2023-01-15T14:07:00Z">
        <w:r w:rsidDel="00D5270F">
          <w:delText>f</w:delText>
        </w:r>
      </w:del>
      <w:r>
        <w:t xml:space="preserve">ishing had a greater impact </w:t>
      </w:r>
      <w:ins w:id="561" w:author="Chris Free" w:date="2023-01-15T14:08:00Z">
        <w:r w:rsidR="00D5270F">
          <w:t xml:space="preserve">than warming </w:t>
        </w:r>
      </w:ins>
      <w:r>
        <w:t xml:space="preserve">on historical biomass changes for </w:t>
      </w:r>
      <w:ins w:id="562" w:author="Chris Free" w:date="2023-01-15T14:08:00Z">
        <w:r w:rsidR="00D5270F">
          <w:t>the vast majority</w:t>
        </w:r>
      </w:ins>
      <w:del w:id="563" w:author="Chris Free" w:date="2023-01-15T14:08:00Z">
        <w:r w:rsidDel="00D5270F">
          <w:delText xml:space="preserve">most </w:delText>
        </w:r>
      </w:del>
      <w:ins w:id="564" w:author="Chris Free" w:date="2023-01-15T14:08:00Z">
        <w:r w:rsidR="00D5270F">
          <w:t xml:space="preserve"> of the evaluated </w:t>
        </w:r>
      </w:ins>
      <w:r>
        <w:t xml:space="preserve">freshwater fish populations. Therefore, if the magnitudes of future warming impact on stock biomass do not differ significantly from empirical data, it is expected that the implementation of local fisheries management measures, such as regulating harvests, will continue to </w:t>
      </w:r>
      <w:ins w:id="565" w:author="Chris Free" w:date="2023-01-15T14:08:00Z">
        <w:r w:rsidR="00D5270F">
          <w:t xml:space="preserve">be the most important factor </w:t>
        </w:r>
      </w:ins>
      <w:del w:id="566" w:author="Chris Free" w:date="2023-01-15T14:09:00Z">
        <w:r w:rsidDel="00D5270F">
          <w:delText>play a major role</w:delText>
        </w:r>
      </w:del>
      <w:r>
        <w:t xml:space="preserve"> in maintaining the </w:t>
      </w:r>
      <w:ins w:id="567" w:author="Chris Free" w:date="2023-01-15T14:09:00Z">
        <w:r w:rsidR="00D5270F">
          <w:t xml:space="preserve">long-term </w:t>
        </w:r>
      </w:ins>
      <w:del w:id="568" w:author="Chris Free" w:date="2023-01-15T14:09:00Z">
        <w:r w:rsidDel="00D5270F">
          <w:delText xml:space="preserve">biological </w:delText>
        </w:r>
      </w:del>
      <w:r>
        <w:t xml:space="preserve">sustainability of freshwater fish populations. </w:t>
      </w:r>
    </w:p>
    <w:p w14:paraId="30ACBBAE" w14:textId="09D3A91F" w:rsidR="00A5096C" w:rsidRDefault="00D5270F" w:rsidP="004D5107">
      <w:pPr>
        <w:ind w:left="220" w:rightChars="0" w:right="0"/>
      </w:pPr>
      <w:ins w:id="569" w:author="Chris Free" w:date="2023-01-15T14:09:00Z">
        <w:r>
          <w:t xml:space="preserve">Relatedly, </w:t>
        </w:r>
      </w:ins>
      <w:del w:id="570" w:author="Chris Free" w:date="2023-01-15T14:09:00Z">
        <w:r w:rsidR="00A5096C" w:rsidDel="00D5270F">
          <w:delText>W</w:delText>
        </w:r>
      </w:del>
      <w:ins w:id="571" w:author="Chris Free" w:date="2023-01-15T14:09:00Z">
        <w:r>
          <w:t>w</w:t>
        </w:r>
      </w:ins>
      <w:r w:rsidR="00A5096C">
        <w:t xml:space="preserve">e </w:t>
      </w:r>
      <w:del w:id="572" w:author="Chris Free" w:date="2023-01-15T14:09:00Z">
        <w:r w:rsidR="00A5096C" w:rsidDel="00D5270F">
          <w:delText xml:space="preserve">also </w:delText>
        </w:r>
      </w:del>
      <w:r w:rsidR="00A5096C">
        <w:t xml:space="preserve">found higher magnitudes of warming impact in </w:t>
      </w:r>
      <w:ins w:id="573" w:author="Chris Free" w:date="2023-01-15T14:10:00Z">
        <w:r>
          <w:t xml:space="preserve">more heavilily deplated populations. </w:t>
        </w:r>
      </w:ins>
      <w:del w:id="574" w:author="Chris Free" w:date="2023-01-15T14:10:00Z">
        <w:r w:rsidR="00A5096C" w:rsidDel="00D5270F">
          <w:delText xml:space="preserve">heavier-depleted populations than in less-depleted populations. </w:delText>
        </w:r>
      </w:del>
      <w:r w:rsidR="00A5096C">
        <w:t xml:space="preserve">This phenomenon may be </w:t>
      </w:r>
      <w:del w:id="575" w:author="Chris Free" w:date="2023-01-15T14:10:00Z">
        <w:r w:rsidR="00A5096C" w:rsidDel="00D5270F">
          <w:delText>due to the fact that</w:delText>
        </w:r>
      </w:del>
      <w:ins w:id="576" w:author="Chris Free" w:date="2023-01-15T14:10:00Z">
        <w:r>
          <w:t>because</w:t>
        </w:r>
      </w:ins>
      <w:r w:rsidR="00A5096C">
        <w:t xml:space="preserve"> recreational </w:t>
      </w:r>
      <w:del w:id="577" w:author="Chris Free" w:date="2023-01-15T14:10:00Z">
        <w:r w:rsidR="00A5096C" w:rsidDel="00D5270F">
          <w:delText xml:space="preserve">angling </w:delText>
        </w:r>
      </w:del>
      <w:r w:rsidR="00A5096C">
        <w:t xml:space="preserve">and tribal </w:t>
      </w:r>
      <w:commentRangeStart w:id="578"/>
      <w:del w:id="579" w:author="Chris Free" w:date="2023-01-15T14:10:00Z">
        <w:r w:rsidR="00A5096C" w:rsidDel="00D5270F">
          <w:delText xml:space="preserve">spearing </w:delText>
        </w:r>
      </w:del>
      <w:ins w:id="580" w:author="Chris Free" w:date="2023-01-15T14:10:00Z">
        <w:r>
          <w:t>fishing</w:t>
        </w:r>
      </w:ins>
      <w:commentRangeEnd w:id="578"/>
      <w:ins w:id="581" w:author="Chris Free" w:date="2023-01-15T14:11:00Z">
        <w:r>
          <w:rPr>
            <w:rStyle w:val="CommentReference"/>
          </w:rPr>
          <w:commentReference w:id="578"/>
        </w:r>
      </w:ins>
      <w:ins w:id="582" w:author="Chris Free" w:date="2023-01-15T14:10:00Z">
        <w:r>
          <w:t xml:space="preserve"> </w:t>
        </w:r>
      </w:ins>
      <w:del w:id="583" w:author="Chris Free" w:date="2023-01-15T14:11:00Z">
        <w:r w:rsidR="00A5096C" w:rsidDel="00D5270F">
          <w:delText xml:space="preserve">can </w:delText>
        </w:r>
      </w:del>
      <w:r w:rsidR="00A5096C">
        <w:t>not only decrease</w:t>
      </w:r>
      <w:ins w:id="584" w:author="Chris Free" w:date="2023-01-15T14:11:00Z">
        <w:r>
          <w:t>s</w:t>
        </w:r>
      </w:ins>
      <w:del w:id="585" w:author="Chris Free" w:date="2023-01-15T14:11:00Z">
        <w:r w:rsidR="00A5096C" w:rsidDel="00D5270F">
          <w:delText xml:space="preserve"> the</w:delText>
        </w:r>
      </w:del>
      <w:r w:rsidR="00A5096C">
        <w:t xml:space="preserve"> population size, but </w:t>
      </w:r>
      <w:ins w:id="586" w:author="Chris Free" w:date="2023-01-15T14:11:00Z">
        <w:r>
          <w:t xml:space="preserve">can </w:t>
        </w:r>
      </w:ins>
      <w:r w:rsidR="00A5096C">
        <w:t xml:space="preserve">also alter the age structure of </w:t>
      </w:r>
      <w:del w:id="587" w:author="Chris Free" w:date="2023-01-15T14:11:00Z">
        <w:r w:rsidR="00A5096C" w:rsidDel="00D5270F">
          <w:delText xml:space="preserve">the </w:delText>
        </w:r>
      </w:del>
      <w:r w:rsidR="00A5096C">
        <w:t>fish population</w:t>
      </w:r>
      <w:ins w:id="588" w:author="Chris Free" w:date="2023-01-15T14:12:00Z">
        <w:r>
          <w:t>s</w:t>
        </w:r>
      </w:ins>
      <w:r w:rsidR="00A5096C">
        <w:t xml:space="preserve"> by </w:t>
      </w:r>
      <w:ins w:id="589" w:author="Chris Free" w:date="2023-01-15T14:12:00Z">
        <w:r>
          <w:t xml:space="preserve">selectively </w:t>
        </w:r>
      </w:ins>
      <w:r w:rsidR="00A5096C">
        <w:t xml:space="preserve">targeting and </w:t>
      </w:r>
      <w:del w:id="590" w:author="Chris Free" w:date="2023-01-15T14:12:00Z">
        <w:r w:rsidR="00A5096C" w:rsidDel="00D5270F">
          <w:delText xml:space="preserve">harvesting </w:delText>
        </w:r>
      </w:del>
      <w:ins w:id="591" w:author="Chris Free" w:date="2023-01-15T14:12:00Z">
        <w:r>
          <w:t>removing</w:t>
        </w:r>
        <w:r>
          <w:t xml:space="preserve"> </w:t>
        </w:r>
      </w:ins>
      <w:r w:rsidR="00A5096C">
        <w:t>fish with larger body size</w:t>
      </w:r>
      <w:ins w:id="592" w:author="Chris Free" w:date="2023-01-15T14:12:00Z">
        <w:r>
          <w:t>s</w:t>
        </w:r>
      </w:ins>
      <w:r w:rsidR="00A5096C">
        <w:t xml:space="preserve">, leaving the population with a </w:t>
      </w:r>
      <w:r w:rsidR="00A5096C">
        <w:lastRenderedPageBreak/>
        <w:t xml:space="preserve">higher proportion of smaller and younger individuals that are less </w:t>
      </w:r>
      <w:ins w:id="593" w:author="Chris Free" w:date="2023-01-15T14:12:00Z">
        <w:r>
          <w:t>fecund</w:t>
        </w:r>
      </w:ins>
      <w:ins w:id="594" w:author="Chris Free" w:date="2023-01-15T14:13:00Z">
        <w:r>
          <w:t xml:space="preserve"> (citation)</w:t>
        </w:r>
      </w:ins>
      <w:ins w:id="595" w:author="Chris Free" w:date="2023-01-15T14:12:00Z">
        <w:r>
          <w:t>. This can disproportionately reduce the reproductive output</w:t>
        </w:r>
      </w:ins>
      <w:ins w:id="596" w:author="Chris Free" w:date="2023-01-15T14:13:00Z">
        <w:r>
          <w:t xml:space="preserve"> of a population and reduce its reslience</w:t>
        </w:r>
      </w:ins>
      <w:del w:id="597" w:author="Chris Free" w:date="2023-01-15T14:13:00Z">
        <w:r w:rsidR="00A5096C" w:rsidDel="00D5270F">
          <w:delText>resistant</w:delText>
        </w:r>
      </w:del>
      <w:r w:rsidR="00A5096C">
        <w:t xml:space="preserve"> to environmental change</w:t>
      </w:r>
      <w:ins w:id="598" w:author="Chris Free" w:date="2023-01-15T14:13:00Z">
        <w:r>
          <w:t xml:space="preserve"> (citation)</w:t>
        </w:r>
      </w:ins>
      <w:r w:rsidR="00A5096C">
        <w:t>.</w:t>
      </w:r>
      <w:r w:rsidR="00A5096C">
        <w:rPr>
          <w:rFonts w:hint="eastAsia"/>
        </w:rPr>
        <w:t xml:space="preserve"> </w:t>
      </w:r>
      <w:r w:rsidR="00A5096C">
        <w:t>As a result, overfishing may amplify fluctuations in population size caused by temperature</w:t>
      </w:r>
      <w:r w:rsidR="00A5096C">
        <w:rPr>
          <w:rFonts w:hint="eastAsia"/>
        </w:rPr>
        <w:t xml:space="preserve"> </w:t>
      </w:r>
      <w:r w:rsidR="00A5096C">
        <w:t>variability</w:t>
      </w:r>
      <w:r w:rsidR="0050485B">
        <w:t>.</w:t>
      </w:r>
      <w:r w:rsidR="00A5096C">
        <w:t xml:space="preserve"> </w:t>
      </w:r>
      <w:commentRangeStart w:id="599"/>
      <w:r w:rsidR="0050485B">
        <w:t xml:space="preserve">The phenomenon </w:t>
      </w:r>
      <w:ins w:id="600" w:author="Chris Free" w:date="2023-01-15T14:14:00Z">
        <w:r w:rsidR="00871AB4">
          <w:t xml:space="preserve">has been documented in </w:t>
        </w:r>
      </w:ins>
      <w:del w:id="601" w:author="Chris Free" w:date="2023-01-15T14:14:00Z">
        <w:r w:rsidR="0050485B" w:rsidDel="00871AB4">
          <w:delText xml:space="preserve">is also </w:delText>
        </w:r>
        <w:r w:rsidR="009A4D4C" w:rsidDel="00871AB4">
          <w:delText>found to</w:delText>
        </w:r>
        <w:r w:rsidR="0050485B" w:rsidDel="00871AB4">
          <w:delText xml:space="preserve"> occur in </w:delText>
        </w:r>
      </w:del>
      <w:r w:rsidR="0050485B">
        <w:t xml:space="preserve">marine </w:t>
      </w:r>
      <w:r w:rsidR="009A4D4C">
        <w:t>specie</w:t>
      </w:r>
      <w:r w:rsidR="0050485B">
        <w:t>s and commercial fisheries ()</w:t>
      </w:r>
      <w:ins w:id="602" w:author="Chris Free" w:date="2023-01-15T14:14:00Z">
        <w:r w:rsidR="00871AB4">
          <w:t xml:space="preserve"> but evidence for freshwater species  has been limited</w:t>
        </w:r>
      </w:ins>
      <w:r w:rsidR="0050485B">
        <w:t xml:space="preserve">. </w:t>
      </w:r>
      <w:commentRangeEnd w:id="599"/>
      <w:r w:rsidR="00871AB4">
        <w:rPr>
          <w:rStyle w:val="CommentReference"/>
        </w:rPr>
        <w:commentReference w:id="599"/>
      </w:r>
      <w:r w:rsidR="0050485B">
        <w:t>Therefore, p</w:t>
      </w:r>
      <w:r w:rsidR="00A5096C">
        <w:t>reventing over</w:t>
      </w:r>
      <w:r w:rsidR="00A61A00">
        <w:t>fishing</w:t>
      </w:r>
      <w:r w:rsidR="00A5096C">
        <w:t xml:space="preserve"> is critical to maintaining the ability </w:t>
      </w:r>
      <w:r w:rsidR="009A4D4C">
        <w:t>of</w:t>
      </w:r>
      <w:del w:id="603" w:author="Chris Free" w:date="2023-01-15T14:16:00Z">
        <w:r w:rsidR="00A5096C" w:rsidDel="00871AB4">
          <w:delText xml:space="preserve"> the</w:delText>
        </w:r>
      </w:del>
      <w:r w:rsidR="00A5096C">
        <w:t xml:space="preserve"> freshwater fish population</w:t>
      </w:r>
      <w:ins w:id="604" w:author="Chris Free" w:date="2023-01-15T14:16:00Z">
        <w:r w:rsidR="00871AB4">
          <w:t>s</w:t>
        </w:r>
      </w:ins>
      <w:r w:rsidR="00A5096C">
        <w:t xml:space="preserve"> to adapt to climate warming.</w:t>
      </w:r>
    </w:p>
    <w:p w14:paraId="02C987FE" w14:textId="6AA049B4" w:rsidR="00A5096C" w:rsidRDefault="00C908D2" w:rsidP="004D5107">
      <w:pPr>
        <w:ind w:left="220" w:rightChars="0" w:right="0"/>
      </w:pPr>
      <w:commentRangeStart w:id="605"/>
      <w:commentRangeStart w:id="606"/>
      <w:ins w:id="607" w:author="Chris Free" w:date="2023-01-15T14:16:00Z">
        <w:r>
          <w:t>In</w:t>
        </w:r>
      </w:ins>
      <w:commentRangeEnd w:id="605"/>
      <w:ins w:id="608" w:author="Chris Free" w:date="2023-01-15T14:17:00Z">
        <w:r>
          <w:rPr>
            <w:rStyle w:val="CommentReference"/>
          </w:rPr>
          <w:commentReference w:id="605"/>
        </w:r>
      </w:ins>
      <w:commentRangeEnd w:id="606"/>
      <w:ins w:id="609" w:author="Chris Free" w:date="2023-01-15T14:20:00Z">
        <w:r>
          <w:rPr>
            <w:rStyle w:val="CommentReference"/>
          </w:rPr>
          <w:commentReference w:id="606"/>
        </w:r>
      </w:ins>
      <w:ins w:id="610" w:author="Chris Free" w:date="2023-01-15T14:16:00Z">
        <w:r>
          <w:t xml:space="preserve"> the ocean, </w:t>
        </w:r>
      </w:ins>
      <w:del w:id="611" w:author="Chris Free" w:date="2023-01-15T14:16:00Z">
        <w:r w:rsidR="00A5096C" w:rsidDel="00C908D2">
          <w:delText>F</w:delText>
        </w:r>
      </w:del>
      <w:ins w:id="612" w:author="Chris Free" w:date="2023-01-15T14:16:00Z">
        <w:r>
          <w:t>f</w:t>
        </w:r>
      </w:ins>
      <w:r w:rsidR="00A5096C">
        <w:t>isheries productivity is predicted to generally decrease in tropical regions and increase at the poles under climate warming ().</w:t>
      </w:r>
      <w:r w:rsidR="00A5096C">
        <w:rPr>
          <w:rFonts w:hint="eastAsia"/>
        </w:rPr>
        <w:t xml:space="preserve"> </w:t>
      </w:r>
      <w:commentRangeStart w:id="613"/>
      <w:r w:rsidR="00A5096C">
        <w:t xml:space="preserve">In the temperate region studied here, however, the responses of fish populations to warming diverge significantly between species. </w:t>
      </w:r>
      <w:commentRangeEnd w:id="613"/>
      <w:r w:rsidR="00007299">
        <w:rPr>
          <w:rStyle w:val="CommentReference"/>
        </w:rPr>
        <w:commentReference w:id="613"/>
      </w:r>
      <w:r w:rsidR="00A5096C">
        <w:t xml:space="preserve">While the average impacts of historical warming on cold- and warm-water species are already profound, cool-water species in this area seem to be experiencing a turning point. Currently, populations of cool-water species benefiting from historical warming are roughly equal to those negatively affected. However, more populations of cool-water species are expected to endure adverse effects in the future, as continued warming may gradually drive habitats of these populations past their thermal optima. </w:t>
      </w:r>
    </w:p>
    <w:p w14:paraId="377DECE8" w14:textId="189BA286" w:rsidR="00A5096C" w:rsidRDefault="00007299" w:rsidP="004D5107">
      <w:pPr>
        <w:ind w:left="220" w:rightChars="0" w:right="0"/>
      </w:pPr>
      <w:commentRangeStart w:id="614"/>
      <w:ins w:id="615" w:author="Chris Free" w:date="2023-01-15T14:23:00Z">
        <w:r>
          <w:t xml:space="preserve">In addition to experiencing reduced </w:t>
        </w:r>
      </w:ins>
      <w:ins w:id="616" w:author="Chris Free" w:date="2023-01-15T14:24:00Z">
        <w:r>
          <w:t xml:space="preserve">productivity, </w:t>
        </w:r>
      </w:ins>
      <w:del w:id="617" w:author="Chris Free" w:date="2023-01-15T14:24:00Z">
        <w:r w:rsidR="00A5096C" w:rsidDel="00007299">
          <w:delText xml:space="preserve">Another concerning consequence for </w:delText>
        </w:r>
      </w:del>
      <w:r w:rsidR="00A5096C">
        <w:t>cool-water species</w:t>
      </w:r>
      <w:ins w:id="618" w:author="Chris Free" w:date="2023-01-15T14:24:00Z">
        <w:r>
          <w:t xml:space="preserve"> may also be experiencing</w:t>
        </w:r>
      </w:ins>
      <w:r w:rsidR="00A5096C">
        <w:t xml:space="preserve"> </w:t>
      </w:r>
      <w:del w:id="619" w:author="Chris Free" w:date="2023-01-15T14:24:00Z">
        <w:r w:rsidR="00A5096C" w:rsidDel="00007299">
          <w:delText xml:space="preserve">is the possibility of having </w:delText>
        </w:r>
      </w:del>
      <w:r w:rsidR="00A5096C">
        <w:t>stronger interspecific competition</w:t>
      </w:r>
      <w:ins w:id="620" w:author="Chris Free" w:date="2023-01-15T14:24:00Z">
        <w:r>
          <w:t xml:space="preserve"> </w:t>
        </w:r>
      </w:ins>
      <w:del w:id="621" w:author="Chris Free" w:date="2023-01-15T14:24:00Z">
        <w:r w:rsidR="00A5096C" w:rsidDel="00007299">
          <w:delText xml:space="preserve">, </w:delText>
        </w:r>
      </w:del>
      <w:r w:rsidR="00A5096C">
        <w:t xml:space="preserve">as warming </w:t>
      </w:r>
      <w:del w:id="622" w:author="Chris Free" w:date="2023-01-15T14:25:00Z">
        <w:r w:rsidR="00A5096C" w:rsidDel="00007299">
          <w:delText xml:space="preserve">may </w:delText>
        </w:r>
      </w:del>
      <w:ins w:id="623" w:author="Chris Free" w:date="2023-01-15T14:25:00Z">
        <w:r>
          <w:t>can reduce the spatial and temporal availability of cool-water refugia</w:t>
        </w:r>
      </w:ins>
      <w:del w:id="624" w:author="Chris Free" w:date="2023-01-15T14:25:00Z">
        <w:r w:rsidR="00A5096C" w:rsidDel="00007299">
          <w:delText>have shrunk</w:delText>
        </w:r>
      </w:del>
      <w:del w:id="625" w:author="Chris Free" w:date="2023-01-15T14:26:00Z">
        <w:r w:rsidR="00A5096C" w:rsidDel="00007299">
          <w:delText xml:space="preserve"> the space </w:delText>
        </w:r>
        <w:r w:rsidR="0063522D" w:rsidDel="00007299">
          <w:delText>as well as the</w:delText>
        </w:r>
        <w:r w:rsidR="00A5096C" w:rsidDel="00007299">
          <w:delText xml:space="preserve"> duration of cool refugia that are critical</w:delText>
        </w:r>
      </w:del>
      <w:r w:rsidR="00A5096C">
        <w:t xml:space="preserve"> </w:t>
      </w:r>
      <w:ins w:id="626" w:author="Chris Free" w:date="2023-01-15T14:26:00Z">
        <w:r>
          <w:t>critical to food availability</w:t>
        </w:r>
      </w:ins>
      <w:del w:id="627" w:author="Chris Free" w:date="2023-01-15T14:26:00Z">
        <w:r w:rsidR="00A5096C" w:rsidDel="00007299">
          <w:delText>for their accessibility to food</w:delText>
        </w:r>
      </w:del>
      <w:r w:rsidR="00A5096C">
        <w:t>, individual growth, spawning, and recruitment survivals</w:t>
      </w:r>
      <w:ins w:id="628" w:author="Chris Free" w:date="2023-01-15T14:26:00Z">
        <w:r>
          <w:t xml:space="preserve"> (citation)</w:t>
        </w:r>
      </w:ins>
      <w:r w:rsidR="00A5096C">
        <w:t>.</w:t>
      </w:r>
      <w:r w:rsidR="00A5096C">
        <w:rPr>
          <w:rFonts w:hint="eastAsia"/>
        </w:rPr>
        <w:t xml:space="preserve"> </w:t>
      </w:r>
      <w:commentRangeEnd w:id="614"/>
      <w:r w:rsidR="00374118">
        <w:rPr>
          <w:rStyle w:val="CommentReference"/>
        </w:rPr>
        <w:commentReference w:id="614"/>
      </w:r>
      <w:r w:rsidR="00A5096C">
        <w:t xml:space="preserve">Increased interspecific competition due to dwindling </w:t>
      </w:r>
      <w:del w:id="629" w:author="Chris Free" w:date="2023-01-15T14:27:00Z">
        <w:r w:rsidR="00A5096C" w:rsidDel="00374118">
          <w:delText>common optimal</w:delText>
        </w:r>
      </w:del>
      <w:ins w:id="630" w:author="Chris Free" w:date="2023-01-15T14:27:00Z">
        <w:r w:rsidR="00374118">
          <w:t>suitable</w:t>
        </w:r>
      </w:ins>
      <w:r w:rsidR="00A5096C">
        <w:t xml:space="preserve"> habitat is likely an explanation for the mostly negative correlations of responses to warming among different cool-water species in the same lakes. On the contrary, </w:t>
      </w:r>
      <w:ins w:id="631" w:author="Chris Free" w:date="2023-01-15T14:28:00Z">
        <w:r w:rsidR="00374118">
          <w:t xml:space="preserve">strong positive correlations between </w:t>
        </w:r>
      </w:ins>
      <w:del w:id="632" w:author="Chris Free" w:date="2023-01-15T14:28:00Z">
        <w:r w:rsidR="00A5096C" w:rsidDel="00374118">
          <w:delText>the</w:delText>
        </w:r>
      </w:del>
      <w:r w:rsidR="00A5096C">
        <w:t xml:space="preserve"> warming impacts on different warm-water species in the same lakes </w:t>
      </w:r>
      <w:del w:id="633" w:author="Chris Free" w:date="2023-01-15T14:28:00Z">
        <w:r w:rsidR="00A5096C" w:rsidDel="00374118">
          <w:delText>show universally strong positive correlations, indicating</w:delText>
        </w:r>
      </w:del>
      <w:ins w:id="634" w:author="Chris Free" w:date="2023-01-15T14:28:00Z">
        <w:r w:rsidR="00374118">
          <w:t>suggest a shared</w:t>
        </w:r>
      </w:ins>
      <w:del w:id="635" w:author="Chris Free" w:date="2023-01-15T14:28:00Z">
        <w:r w:rsidR="00A5096C" w:rsidDel="00374118">
          <w:delText xml:space="preserve"> synergetic </w:delText>
        </w:r>
      </w:del>
      <w:ins w:id="636" w:author="Chris Free" w:date="2023-01-15T14:28:00Z">
        <w:r w:rsidR="00374118">
          <w:t xml:space="preserve"> (non-competitive) respo</w:t>
        </w:r>
      </w:ins>
      <w:ins w:id="637" w:author="Chris Free" w:date="2023-01-15T14:29:00Z">
        <w:r w:rsidR="00374118">
          <w:t>nse to warming for these species</w:t>
        </w:r>
      </w:ins>
      <w:del w:id="638" w:author="Chris Free" w:date="2023-01-15T14:29:00Z">
        <w:r w:rsidR="00A5096C" w:rsidDel="00374118">
          <w:delText>development between them facing the same temperature change</w:delText>
        </w:r>
      </w:del>
      <w:r w:rsidR="00A5096C">
        <w:t xml:space="preserve">. </w:t>
      </w:r>
      <w:r w:rsidR="00B62E89" w:rsidRPr="00B62E89">
        <w:t>Consequently, many lakes may be shifting from a more divers</w:t>
      </w:r>
      <w:r w:rsidR="00B62E89">
        <w:t>ified</w:t>
      </w:r>
      <w:r w:rsidR="00B62E89" w:rsidRPr="00B62E89">
        <w:t xml:space="preserve"> community of </w:t>
      </w:r>
      <w:r w:rsidR="0053317F">
        <w:t>fish</w:t>
      </w:r>
      <w:r w:rsidR="00B62E89" w:rsidRPr="00B62E89">
        <w:t xml:space="preserve"> assemblages toward warm-water species dominance.</w:t>
      </w:r>
      <w:r w:rsidR="00A5096C">
        <w:t xml:space="preserve"> </w:t>
      </w:r>
      <w:ins w:id="639" w:author="Chris Free" w:date="2023-01-15T14:30:00Z">
        <w:r w:rsidR="00374118">
          <w:t>Worth adding something about the ”tropicalization” of marine fish co</w:t>
        </w:r>
      </w:ins>
      <w:ins w:id="640" w:author="Chris Free" w:date="2023-01-15T14:31:00Z">
        <w:r w:rsidR="00374118">
          <w:t xml:space="preserve">mmunities here? </w:t>
        </w:r>
      </w:ins>
      <w:r w:rsidR="00B62E89">
        <w:t>M</w:t>
      </w:r>
      <w:r w:rsidR="00A5096C">
        <w:t xml:space="preserve">itigation of global warming is essential to </w:t>
      </w:r>
      <w:r w:rsidR="00B62E89">
        <w:t>prevent the decline of</w:t>
      </w:r>
      <w:r w:rsidR="00A5096C">
        <w:t xml:space="preserve"> cool-water species </w:t>
      </w:r>
      <w:del w:id="641" w:author="Chris Free" w:date="2023-01-15T14:31:00Z">
        <w:r w:rsidR="00B62E89" w:rsidDel="00A74522">
          <w:delText xml:space="preserve">in abundance </w:delText>
        </w:r>
      </w:del>
      <w:r w:rsidR="00A5096C">
        <w:t xml:space="preserve">at a landscape scale and thus </w:t>
      </w:r>
      <w:r w:rsidR="00E2270D">
        <w:t xml:space="preserve">to keep </w:t>
      </w:r>
      <w:r w:rsidR="00A5096C">
        <w:t>the sustainability of fisheries that are valuable and culturally significant to tribal and recreational users</w:t>
      </w:r>
      <w:commentRangeStart w:id="642"/>
      <w:r w:rsidR="00A5096C">
        <w:t xml:space="preserve">, such as, among the most important, the </w:t>
      </w:r>
      <w:r w:rsidR="009A4D4C">
        <w:t>W</w:t>
      </w:r>
      <w:r w:rsidR="00A5096C">
        <w:t>alleye fishery</w:t>
      </w:r>
      <w:commentRangeEnd w:id="642"/>
      <w:r w:rsidR="00A74522">
        <w:rPr>
          <w:rStyle w:val="CommentReference"/>
        </w:rPr>
        <w:commentReference w:id="642"/>
      </w:r>
      <w:r w:rsidR="00A5096C">
        <w:t>. In addition, given the wide variety of cool-water species in the temperate region, the conservation of these populations contributes significantly to the maintenance of ecosystem biodiversity.</w:t>
      </w:r>
    </w:p>
    <w:p w14:paraId="2AD4A273" w14:textId="79B3F455" w:rsidR="00A5096C" w:rsidRDefault="00A5096C" w:rsidP="004D5107">
      <w:pPr>
        <w:ind w:left="220" w:rightChars="0" w:right="0"/>
      </w:pPr>
      <w:r>
        <w:t>The</w:t>
      </w:r>
      <w:ins w:id="643" w:author="Chris Free" w:date="2023-01-15T14:34:00Z">
        <w:r w:rsidR="00A74522">
          <w:t xml:space="preserve">se results suggest that </w:t>
        </w:r>
      </w:ins>
      <w:ins w:id="644" w:author="Chris Free" w:date="2023-01-15T14:35:00Z">
        <w:r w:rsidR="00A74522">
          <w:t xml:space="preserve">fisheries management </w:t>
        </w:r>
      </w:ins>
      <w:ins w:id="645" w:author="Chris Free" w:date="2023-01-15T14:36:00Z">
        <w:r w:rsidR="00A74522">
          <w:t xml:space="preserve">may </w:t>
        </w:r>
      </w:ins>
      <w:ins w:id="646" w:author="Chris Free" w:date="2023-01-15T14:38:00Z">
        <w:r w:rsidR="00635EB3">
          <w:t>need to be more</w:t>
        </w:r>
      </w:ins>
      <w:ins w:id="647" w:author="Chris Free" w:date="2023-01-15T14:35:00Z">
        <w:r w:rsidR="00A74522">
          <w:t xml:space="preserve"> </w:t>
        </w:r>
      </w:ins>
      <w:ins w:id="648" w:author="Chris Free" w:date="2023-01-15T14:36:00Z">
        <w:r w:rsidR="00A74522">
          <w:t>population-specific</w:t>
        </w:r>
      </w:ins>
      <w:ins w:id="649" w:author="Chris Free" w:date="2023-01-15T14:39:00Z">
        <w:r w:rsidR="00635EB3">
          <w:t xml:space="preserve">, </w:t>
        </w:r>
      </w:ins>
      <w:ins w:id="650" w:author="Chris Free" w:date="2023-01-15T14:36:00Z">
        <w:r w:rsidR="00A74522">
          <w:t xml:space="preserve">as populations of even the same species can have very different levels of depletion </w:t>
        </w:r>
      </w:ins>
      <w:ins w:id="651" w:author="Chris Free" w:date="2023-01-15T14:37:00Z">
        <w:r w:rsidR="00A74522">
          <w:t>and vulnerability to climate change</w:t>
        </w:r>
      </w:ins>
      <w:del w:id="652" w:author="Chris Free" w:date="2023-01-15T14:37:00Z">
        <w:r w:rsidDel="00A74522">
          <w:delText xml:space="preserve"> present study provides some support for the implementation of differentiated management measures for populations of the same species, as they have very different stock status (reflected by the </w:delText>
        </w:r>
        <w:r w:rsidR="009A4D4C" w:rsidDel="00A74522">
          <w:delText>stock depletion rate</w:delText>
        </w:r>
        <w:r w:rsidDel="00A74522">
          <w:delText>) and can respond in opposite ways to climate change</w:delText>
        </w:r>
      </w:del>
      <w:r>
        <w:t xml:space="preserve">. </w:t>
      </w:r>
      <w:ins w:id="653" w:author="Chris Free" w:date="2023-01-15T14:39:00Z">
        <w:r w:rsidR="00635EB3">
          <w:t>In general, all three of states establish either regio</w:t>
        </w:r>
      </w:ins>
      <w:ins w:id="654" w:author="Chris Free" w:date="2023-01-15T14:40:00Z">
        <w:r w:rsidR="00635EB3">
          <w:t>n- or state-wide catch limits, rather than lake-specific catch limits (citation)</w:t>
        </w:r>
      </w:ins>
      <w:del w:id="655" w:author="Chris Free" w:date="2023-01-15T14:40:00Z">
        <w:r w:rsidDel="00635EB3">
          <w:delText xml:space="preserve">Although the complexity of catch limit regulations varies across states, by and large, the underlying principle is to establish similar, if not identical, catch limit </w:delText>
        </w:r>
        <w:r w:rsidR="00E2270D" w:rsidDel="00635EB3">
          <w:delText>for</w:delText>
        </w:r>
        <w:r w:rsidDel="00635EB3">
          <w:delText xml:space="preserve"> </w:delText>
        </w:r>
        <w:r w:rsidR="00E2270D" w:rsidDel="00635EB3">
          <w:delText>large sections</w:delText>
        </w:r>
        <w:r w:rsidDel="00635EB3">
          <w:delText xml:space="preserve"> of the state or statewide </w:delText>
        </w:r>
      </w:del>
      <w:del w:id="656" w:author="Chris Free" w:date="2023-01-15T14:38:00Z">
        <w:r w:rsidDel="00635EB3">
          <w:delText>for the same species unless otherwise noted</w:delText>
        </w:r>
        <w:r w:rsidR="00E2270D" w:rsidDel="00635EB3">
          <w:delText xml:space="preserve"> for certain lakes</w:delText>
        </w:r>
      </w:del>
      <w:r>
        <w:t xml:space="preserve">. There is also a tendency to further simplify regulations by implementing </w:t>
      </w:r>
      <w:commentRangeStart w:id="657"/>
      <w:r>
        <w:t xml:space="preserve">a more uniform </w:t>
      </w:r>
      <w:commentRangeEnd w:id="657"/>
      <w:r w:rsidR="00635EB3">
        <w:rPr>
          <w:rStyle w:val="CommentReference"/>
        </w:rPr>
        <w:commentReference w:id="657"/>
      </w:r>
      <w:r>
        <w:t xml:space="preserve">and meanwhile generally more conservative statewide bag limit. For example, the latest Walleye Management Plan for Wisconsin is gauging public support for a statewide 3-daily bag limit for recreational walleye fishery (). </w:t>
      </w:r>
      <w:ins w:id="658" w:author="Chris Free" w:date="2023-01-15T14:41:00Z">
        <w:r w:rsidR="00401265">
          <w:t xml:space="preserve">While </w:t>
        </w:r>
      </w:ins>
      <w:del w:id="659" w:author="Chris Free" w:date="2023-01-15T14:41:00Z">
        <w:r w:rsidDel="00401265">
          <w:delText>S</w:delText>
        </w:r>
      </w:del>
      <w:ins w:id="660" w:author="Chris Free" w:date="2023-01-15T14:41:00Z">
        <w:r w:rsidR="00401265">
          <w:t>s</w:t>
        </w:r>
      </w:ins>
      <w:r>
        <w:t>impler regulation</w:t>
      </w:r>
      <w:ins w:id="661" w:author="Chris Free" w:date="2023-01-15T14:41:00Z">
        <w:r w:rsidR="00401265">
          <w:t>s</w:t>
        </w:r>
      </w:ins>
      <w:r>
        <w:t xml:space="preserve"> may improve understandability and increase </w:t>
      </w:r>
      <w:del w:id="662" w:author="Chris Free" w:date="2023-01-15T14:41:00Z">
        <w:r w:rsidDel="00401265">
          <w:delText>anglers’</w:delText>
        </w:r>
      </w:del>
      <w:r>
        <w:t xml:space="preserve"> compliance</w:t>
      </w:r>
      <w:ins w:id="663" w:author="Chris Free" w:date="2023-01-15T14:41:00Z">
        <w:r w:rsidR="00401265">
          <w:t xml:space="preserve">, these universal catch limits </w:t>
        </w:r>
      </w:ins>
      <w:del w:id="664" w:author="Chris Free" w:date="2023-01-15T14:41:00Z">
        <w:r w:rsidDel="00401265">
          <w:delText xml:space="preserve">. However, the uniform and conservative catch limits that </w:delText>
        </w:r>
      </w:del>
      <w:r>
        <w:t>overlook the differences between populations</w:t>
      </w:r>
      <w:ins w:id="665" w:author="Chris Free" w:date="2023-01-15T14:41:00Z">
        <w:r w:rsidR="00401265">
          <w:t>. This</w:t>
        </w:r>
      </w:ins>
      <w:r>
        <w:t xml:space="preserve"> may </w:t>
      </w:r>
      <w:del w:id="666" w:author="Chris Free" w:date="2023-01-15T14:42:00Z">
        <w:r w:rsidDel="00401265">
          <w:delText>s</w:delText>
        </w:r>
      </w:del>
      <w:del w:id="667" w:author="Chris Free" w:date="2023-01-15T14:41:00Z">
        <w:r w:rsidDel="00401265">
          <w:delText xml:space="preserve">till </w:delText>
        </w:r>
      </w:del>
      <w:r>
        <w:t xml:space="preserve">cause </w:t>
      </w:r>
      <w:ins w:id="668" w:author="Chris Free" w:date="2023-01-15T14:42:00Z">
        <w:r w:rsidR="00401265">
          <w:t xml:space="preserve">overfishing </w:t>
        </w:r>
      </w:ins>
      <w:r>
        <w:t xml:space="preserve">risks for some highly-depleted </w:t>
      </w:r>
      <w:ins w:id="669" w:author="Chris Free" w:date="2023-01-15T14:42:00Z">
        <w:r w:rsidR="00401265">
          <w:t xml:space="preserve">or climate-vulnerable </w:t>
        </w:r>
      </w:ins>
      <w:r>
        <w:t>populations while failing to maximize fishing opportunities</w:t>
      </w:r>
      <w:ins w:id="670" w:author="Chris Free" w:date="2023-01-15T14:42:00Z">
        <w:r w:rsidR="00401265">
          <w:t xml:space="preserve"> for lightly-depleted populations or </w:t>
        </w:r>
        <w:r w:rsidR="00401265">
          <w:lastRenderedPageBreak/>
          <w:t>populations benefitting from warming</w:t>
        </w:r>
      </w:ins>
      <w:del w:id="671" w:author="Chris Free" w:date="2023-01-15T14:42:00Z">
        <w:r w:rsidDel="00401265">
          <w:delText xml:space="preserve"> for anglers</w:delText>
        </w:r>
      </w:del>
      <w:r>
        <w:t xml:space="preserve">. </w:t>
      </w:r>
    </w:p>
    <w:p w14:paraId="625684C4" w14:textId="2FEF87DD" w:rsidR="00A5096C" w:rsidRDefault="00395559" w:rsidP="004D5107">
      <w:pPr>
        <w:ind w:left="220" w:rightChars="0" w:right="0"/>
      </w:pPr>
      <w:ins w:id="672" w:author="Chris Free" w:date="2023-01-15T14:43:00Z">
        <w:r>
          <w:t xml:space="preserve">The high prevalence of overfished population status </w:t>
        </w:r>
      </w:ins>
      <w:ins w:id="673" w:author="Chris Free" w:date="2023-01-15T14:44:00Z">
        <w:r>
          <w:t>estimated by our model contradicts the</w:t>
        </w:r>
      </w:ins>
      <w:del w:id="674" w:author="Chris Free" w:date="2023-01-15T14:43:00Z">
        <w:r w:rsidR="00A5096C" w:rsidDel="00395559">
          <w:delText>The</w:delText>
        </w:r>
      </w:del>
      <w:r w:rsidR="00A5096C">
        <w:t xml:space="preserve"> </w:t>
      </w:r>
      <w:del w:id="675" w:author="Chris Free" w:date="2023-01-15T14:44:00Z">
        <w:r w:rsidR="00A5096C" w:rsidDel="00395559">
          <w:delText xml:space="preserve">results showing some highly-depleted populations disprove the </w:delText>
        </w:r>
      </w:del>
      <w:r w:rsidR="00A5096C">
        <w:t>popular myth that recreational fishing is self-</w:t>
      </w:r>
      <w:r w:rsidR="00BF448A">
        <w:t>regulating</w:t>
      </w:r>
      <w:ins w:id="676" w:author="Chris Free" w:date="2023-01-15T14:44:00Z">
        <w:r>
          <w:t xml:space="preserve"> (e.g., citations)</w:t>
        </w:r>
      </w:ins>
      <w:r w:rsidR="00BF448A">
        <w:rPr>
          <w:rFonts w:ascii="SimSun" w:eastAsia="SimSun" w:hAnsi="SimSun" w:cs="SimSun"/>
        </w:rPr>
        <w:t>.</w:t>
      </w:r>
      <w:r w:rsidR="00BF448A">
        <w:rPr>
          <w:rFonts w:eastAsia="SimSun"/>
        </w:rPr>
        <w:t xml:space="preserve"> </w:t>
      </w:r>
      <w:commentRangeStart w:id="677"/>
      <w:r w:rsidR="00BF448A">
        <w:rPr>
          <w:rFonts w:eastAsia="SimSun"/>
        </w:rPr>
        <w:t>It is unrealistic</w:t>
      </w:r>
      <w:r w:rsidR="00A5096C">
        <w:t xml:space="preserve"> </w:t>
      </w:r>
      <w:r w:rsidR="00BF448A">
        <w:t xml:space="preserve">especially </w:t>
      </w:r>
      <w:r w:rsidR="00BF448A" w:rsidRPr="00BF448A">
        <w:t xml:space="preserve">under the influence of climate change, </w:t>
      </w:r>
      <w:r w:rsidR="0098140B" w:rsidRPr="0098140B">
        <w:t>which has been shown in a wealth of emerging evidence</w:t>
      </w:r>
      <w:r w:rsidR="00A5096C">
        <w:t xml:space="preserve"> ().</w:t>
      </w:r>
      <w:commentRangeEnd w:id="677"/>
      <w:r w:rsidR="00D70C65">
        <w:rPr>
          <w:rStyle w:val="CommentReference"/>
        </w:rPr>
        <w:commentReference w:id="677"/>
      </w:r>
      <w:r w:rsidR="00A5096C">
        <w:t xml:space="preserve"> As self-regulating is at best a premature assumption, establishing top-down effective fishery management measures based on scientific assessment on populations is </w:t>
      </w:r>
      <w:del w:id="678" w:author="Chris Free" w:date="2023-01-15T14:45:00Z">
        <w:r w:rsidR="00A5096C" w:rsidDel="00D70C65">
          <w:delText>i</w:delText>
        </w:r>
      </w:del>
      <w:ins w:id="679" w:author="Chris Free" w:date="2023-01-15T14:45:00Z">
        <w:r w:rsidR="00D70C65">
          <w:t>I</w:t>
        </w:r>
      </w:ins>
      <w:r w:rsidR="00A5096C">
        <w:t>mportant</w:t>
      </w:r>
      <w:ins w:id="680" w:author="Chris Free" w:date="2023-01-15T14:45:00Z">
        <w:r w:rsidR="00D70C65">
          <w:t xml:space="preserve"> (Melnychuk and Hilborn papers)</w:t>
        </w:r>
      </w:ins>
      <w:r w:rsidR="00A5096C">
        <w:t xml:space="preserve">. However, as a meta-analysis with the </w:t>
      </w:r>
      <w:r w:rsidR="00CB3E57">
        <w:t xml:space="preserve">main </w:t>
      </w:r>
      <w:r w:rsidR="00A5096C">
        <w:t xml:space="preserve">purpose of disentangling impact of fishing and warming on biomass change, providing </w:t>
      </w:r>
      <w:r w:rsidR="00CB3E57">
        <w:t xml:space="preserve">specific and </w:t>
      </w:r>
      <w:r w:rsidR="00A5096C">
        <w:t>solid lake-specific climate adaptive management advice</w:t>
      </w:r>
      <w:del w:id="681" w:author="Chris Free" w:date="2023-01-15T14:45:00Z">
        <w:r w:rsidR="00A5096C" w:rsidDel="00D70C65">
          <w:delText>s</w:delText>
        </w:r>
      </w:del>
      <w:r w:rsidR="00A5096C">
        <w:t xml:space="preserve"> is beyond the </w:t>
      </w:r>
      <w:ins w:id="682" w:author="Chris Free" w:date="2023-01-15T14:46:00Z">
        <w:r w:rsidR="00D70C65">
          <w:t xml:space="preserve">capacity of the data and modeling approach used </w:t>
        </w:r>
      </w:ins>
      <w:del w:id="683" w:author="Chris Free" w:date="2023-01-15T14:46:00Z">
        <w:r w:rsidR="00A5096C" w:rsidDel="00D70C65">
          <w:delText>scope as well as the capacity of</w:delText>
        </w:r>
      </w:del>
      <w:ins w:id="684" w:author="Chris Free" w:date="2023-01-15T14:46:00Z">
        <w:r w:rsidR="00D70C65">
          <w:t>in</w:t>
        </w:r>
      </w:ins>
      <w:r w:rsidR="00A5096C">
        <w:t xml:space="preserve"> this study. </w:t>
      </w:r>
      <w:del w:id="685" w:author="Chris Free" w:date="2023-01-15T14:46:00Z">
        <w:r w:rsidR="00A5096C" w:rsidDel="00D70C65">
          <w:delText>In order to achieve this goal</w:delText>
        </w:r>
      </w:del>
      <w:ins w:id="686" w:author="Chris Free" w:date="2023-01-15T14:46:00Z">
        <w:r w:rsidR="00D70C65">
          <w:t>Instead</w:t>
        </w:r>
      </w:ins>
      <w:r w:rsidR="00A5096C">
        <w:t xml:space="preserve">, </w:t>
      </w:r>
      <w:commentRangeStart w:id="687"/>
      <w:r w:rsidR="00A5096C">
        <w:t>research efforts could be put on understanding the underlying mechanism of the response of fish populations to climate change</w:t>
      </w:r>
      <w:r w:rsidR="000D21BF">
        <w:t xml:space="preserve"> and </w:t>
      </w:r>
      <w:r w:rsidR="00152201">
        <w:t xml:space="preserve">then </w:t>
      </w:r>
      <w:r w:rsidR="000D21BF">
        <w:t>management advices can be provided accordingly</w:t>
      </w:r>
      <w:r w:rsidR="00A5096C">
        <w:t xml:space="preserve">. </w:t>
      </w:r>
      <w:commentRangeEnd w:id="687"/>
      <w:r w:rsidR="00307AC8">
        <w:rPr>
          <w:rStyle w:val="CommentReference"/>
        </w:rPr>
        <w:commentReference w:id="687"/>
      </w:r>
      <w:r w:rsidR="00A5096C">
        <w:t xml:space="preserve">For example, stocking </w:t>
      </w:r>
      <w:r w:rsidR="000D21BF">
        <w:t>can</w:t>
      </w:r>
      <w:r w:rsidR="00A5096C">
        <w:t xml:space="preserve"> be </w:t>
      </w:r>
      <w:r w:rsidR="000D21BF">
        <w:t xml:space="preserve">an effective </w:t>
      </w:r>
      <w:r w:rsidR="00A5096C">
        <w:t xml:space="preserve">approach for those populations that generate less recruitment in response to climate change. </w:t>
      </w:r>
    </w:p>
    <w:p w14:paraId="674BFF9D" w14:textId="1CC64929" w:rsidR="004D07C6" w:rsidRDefault="00A5096C" w:rsidP="004D07C6">
      <w:pPr>
        <w:ind w:left="220" w:rightChars="0" w:right="0"/>
      </w:pPr>
      <w:del w:id="688" w:author="Chris Free" w:date="2023-01-15T14:50:00Z">
        <w:r w:rsidDel="00741517">
          <w:delText>The impacts of climate change on ecosystem</w:delText>
        </w:r>
      </w:del>
      <w:ins w:id="689" w:author="Chris Free" w:date="2023-01-15T14:50:00Z">
        <w:r w:rsidR="00741517">
          <w:t xml:space="preserve">Climate change </w:t>
        </w:r>
      </w:ins>
      <w:del w:id="690" w:author="Chris Free" w:date="2023-01-15T14:50:00Z">
        <w:r w:rsidDel="00741517">
          <w:delText xml:space="preserve"> services </w:delText>
        </w:r>
      </w:del>
      <w:del w:id="691" w:author="Chris Free" w:date="2023-01-15T14:49:00Z">
        <w:r w:rsidDel="00741517">
          <w:delText>seem to have become ingrained</w:delText>
        </w:r>
      </w:del>
      <w:ins w:id="692" w:author="Chris Free" w:date="2023-01-15T14:49:00Z">
        <w:r w:rsidR="00741517">
          <w:t>is at the forefront of</w:t>
        </w:r>
      </w:ins>
      <w:del w:id="693" w:author="Chris Free" w:date="2023-01-15T14:49:00Z">
        <w:r w:rsidDel="00741517">
          <w:delText xml:space="preserve"> in </w:delText>
        </w:r>
      </w:del>
      <w:ins w:id="694" w:author="Chris Free" w:date="2023-01-15T14:49:00Z">
        <w:r w:rsidR="00741517">
          <w:t xml:space="preserve"> </w:t>
        </w:r>
      </w:ins>
      <w:r>
        <w:t>public perceptions</w:t>
      </w:r>
      <w:ins w:id="695" w:author="Chris Free" w:date="2023-01-15T14:50:00Z">
        <w:r w:rsidR="00741517">
          <w:t xml:space="preserve"> of risks to ecosystem services</w:t>
        </w:r>
      </w:ins>
      <w:r>
        <w:t xml:space="preserve"> thanks to </w:t>
      </w:r>
      <w:ins w:id="696" w:author="Chris Free" w:date="2023-01-15T14:51:00Z">
        <w:r w:rsidR="00741517">
          <w:t>the coverage of climate research in the me</w:t>
        </w:r>
      </w:ins>
      <w:ins w:id="697" w:author="Chris Free" w:date="2023-01-15T14:52:00Z">
        <w:r w:rsidR="00741517">
          <w:t>dia</w:t>
        </w:r>
      </w:ins>
      <w:del w:id="698" w:author="Chris Free" w:date="2023-01-15T14:51:00Z">
        <w:r w:rsidDel="00741517">
          <w:delText xml:space="preserve">the reaffirmation and emphasis in a wide range of scientific researches as well as </w:delText>
        </w:r>
        <w:r w:rsidR="00E80E90" w:rsidDel="00741517">
          <w:delText xml:space="preserve">public outreach by </w:delText>
        </w:r>
        <w:r w:rsidDel="00741517">
          <w:delText>media</w:delText>
        </w:r>
        <w:r w:rsidR="00E80E90" w:rsidDel="00741517">
          <w:delText>s</w:delText>
        </w:r>
      </w:del>
      <w:r>
        <w:t xml:space="preserve"> (). </w:t>
      </w:r>
      <w:ins w:id="699" w:author="Chris Free" w:date="2023-01-15T14:52:00Z">
        <w:r w:rsidR="00741517">
          <w:t xml:space="preserve">However, </w:t>
        </w:r>
      </w:ins>
      <w:del w:id="700" w:author="Chris Free" w:date="2023-01-15T14:52:00Z">
        <w:r w:rsidR="00E80E90" w:rsidDel="00741517">
          <w:delText>S</w:delText>
        </w:r>
      </w:del>
      <w:ins w:id="701" w:author="Chris Free" w:date="2023-01-15T14:52:00Z">
        <w:r w:rsidR="00741517">
          <w:t>s</w:t>
        </w:r>
      </w:ins>
      <w:r w:rsidR="00E80E90">
        <w:t>ome</w:t>
      </w:r>
      <w:r>
        <w:t xml:space="preserve"> </w:t>
      </w:r>
      <w:r>
        <w:rPr>
          <w:rFonts w:hint="eastAsia"/>
        </w:rPr>
        <w:t>st</w:t>
      </w:r>
      <w:r>
        <w:t>udies, although significantly smaller in number, argue that climate change</w:t>
      </w:r>
      <w:ins w:id="702" w:author="Chris Free" w:date="2023-01-15T14:52:00Z">
        <w:r w:rsidR="00741517">
          <w:t>, while a challenge,</w:t>
        </w:r>
      </w:ins>
      <w:r>
        <w:t xml:space="preserve"> is not the principal driver</w:t>
      </w:r>
      <w:ins w:id="703" w:author="Chris Free" w:date="2023-01-15T14:52:00Z">
        <w:r w:rsidR="00741517">
          <w:t xml:space="preserve"> of declining ecosystem services, and may be a</w:t>
        </w:r>
      </w:ins>
      <w:del w:id="704" w:author="Chris Free" w:date="2023-01-15T14:52:00Z">
        <w:r w:rsidDel="00741517">
          <w:delText xml:space="preserve"> and</w:delText>
        </w:r>
      </w:del>
      <w:del w:id="705" w:author="Chris Free" w:date="2023-01-15T14:53:00Z">
        <w:r w:rsidDel="00741517">
          <w:delText xml:space="preserve"> </w:delText>
        </w:r>
      </w:del>
      <w:ins w:id="706" w:author="Chris Free" w:date="2023-01-15T14:53:00Z">
        <w:r w:rsidR="00741517">
          <w:t xml:space="preserve"> </w:t>
        </w:r>
      </w:ins>
      <w:r>
        <w:t xml:space="preserve">less imminent </w:t>
      </w:r>
      <w:ins w:id="707" w:author="Chris Free" w:date="2023-01-15T14:53:00Z">
        <w:r w:rsidR="00741517">
          <w:t>risk t</w:t>
        </w:r>
      </w:ins>
      <w:del w:id="708" w:author="Chris Free" w:date="2023-01-15T14:53:00Z">
        <w:r w:rsidDel="00741517">
          <w:delText>t</w:delText>
        </w:r>
      </w:del>
      <w:r>
        <w:t xml:space="preserve">han </w:t>
      </w:r>
      <w:ins w:id="709" w:author="Chris Free" w:date="2023-01-15T14:53:00Z">
        <w:r w:rsidR="00741517">
          <w:t xml:space="preserve">stressors </w:t>
        </w:r>
      </w:ins>
      <w:del w:id="710" w:author="Chris Free" w:date="2023-01-15T14:53:00Z">
        <w:r w:rsidDel="00741517">
          <w:delText xml:space="preserve">factors </w:delText>
        </w:r>
      </w:del>
      <w:r w:rsidR="00E80E90">
        <w:t>such as</w:t>
      </w:r>
      <w:r>
        <w:t xml:space="preserve"> land-use change and overexploitation (). </w:t>
      </w:r>
      <w:r w:rsidR="005730D0" w:rsidRPr="005730D0">
        <w:t>Th</w:t>
      </w:r>
      <w:ins w:id="711" w:author="Chris Free" w:date="2023-01-15T14:53:00Z">
        <w:r w:rsidR="00741517">
          <w:t>is</w:t>
        </w:r>
      </w:ins>
      <w:del w:id="712" w:author="Chris Free" w:date="2023-01-15T14:53:00Z">
        <w:r w:rsidR="005730D0" w:rsidRPr="005730D0" w:rsidDel="00741517">
          <w:delText>e present</w:delText>
        </w:r>
      </w:del>
      <w:r w:rsidR="005730D0" w:rsidRPr="005730D0">
        <w:t xml:space="preserve"> study provides evidence that warming has been less important in </w:t>
      </w:r>
      <w:r w:rsidR="00FC353F">
        <w:t>changing</w:t>
      </w:r>
      <w:r w:rsidR="005730D0" w:rsidRPr="005730D0">
        <w:t xml:space="preserve"> </w:t>
      </w:r>
      <w:ins w:id="713" w:author="Chris Free" w:date="2023-01-15T14:54:00Z">
        <w:r w:rsidR="001030D1">
          <w:t>the abundance</w:t>
        </w:r>
      </w:ins>
      <w:del w:id="714" w:author="Chris Free" w:date="2023-01-15T14:54:00Z">
        <w:r w:rsidR="00FC353F" w:rsidDel="001030D1">
          <w:delText>stock biomass</w:delText>
        </w:r>
      </w:del>
      <w:r w:rsidR="00FC353F">
        <w:t xml:space="preserve"> of </w:t>
      </w:r>
      <w:r w:rsidR="005730D0">
        <w:t>freshwater fish</w:t>
      </w:r>
      <w:r w:rsidR="00FC353F">
        <w:t xml:space="preserve"> populations</w:t>
      </w:r>
      <w:r w:rsidR="005730D0">
        <w:t xml:space="preserve"> </w:t>
      </w:r>
      <w:r w:rsidR="005730D0" w:rsidRPr="005730D0">
        <w:t>than fishing over the time scale of the last few decades</w:t>
      </w:r>
      <w:r w:rsidR="005730D0">
        <w:t>.</w:t>
      </w:r>
      <w:r w:rsidR="005730D0">
        <w:rPr>
          <w:rFonts w:eastAsiaTheme="minorEastAsia"/>
        </w:rPr>
        <w:t xml:space="preserve"> </w:t>
      </w:r>
      <w:r w:rsidR="005730D0">
        <w:t>Using</w:t>
      </w:r>
      <w:r w:rsidR="006948B4" w:rsidRPr="006948B4">
        <w:t xml:space="preserve"> quantitative approach</w:t>
      </w:r>
      <w:r w:rsidR="005730D0">
        <w:t>es</w:t>
      </w:r>
      <w:r w:rsidR="006948B4" w:rsidRPr="006948B4">
        <w:t xml:space="preserve"> to gain insight into the relative importance of different factors </w:t>
      </w:r>
      <w:r w:rsidR="00E80E90">
        <w:t>for</w:t>
      </w:r>
      <w:r w:rsidR="006948B4" w:rsidRPr="006948B4">
        <w:t xml:space="preserve"> ecosystem services is of considerable importance, as it allows the rational use of </w:t>
      </w:r>
      <w:del w:id="715" w:author="Chris Free" w:date="2023-01-15T14:54:00Z">
        <w:r w:rsidR="005730D0" w:rsidDel="001030D1">
          <w:delText xml:space="preserve">the </w:delText>
        </w:r>
      </w:del>
      <w:r w:rsidR="006948B4" w:rsidRPr="006948B4">
        <w:t xml:space="preserve">limited </w:t>
      </w:r>
      <w:r w:rsidR="00FC353F">
        <w:t>research funding</w:t>
      </w:r>
      <w:del w:id="716" w:author="Chris Free" w:date="2023-01-15T14:54:00Z">
        <w:r w:rsidR="00FC353F" w:rsidDel="001030D1">
          <w:delText>s</w:delText>
        </w:r>
      </w:del>
      <w:r w:rsidR="00FC353F">
        <w:t xml:space="preserve"> and </w:t>
      </w:r>
      <w:r w:rsidR="00A245E5">
        <w:t xml:space="preserve">management </w:t>
      </w:r>
      <w:r w:rsidR="006948B4" w:rsidRPr="006948B4">
        <w:t>resources to obtain maximum effectiveness in line with management objectives.</w:t>
      </w:r>
      <w:r w:rsidR="004D07C6">
        <w:br w:type="page"/>
      </w:r>
    </w:p>
    <w:p w14:paraId="798E2483" w14:textId="1DD6EC41" w:rsidR="00486622" w:rsidRDefault="00486622" w:rsidP="004D5107">
      <w:pPr>
        <w:ind w:left="220" w:rightChars="0" w:right="0"/>
        <w:rPr>
          <w:rFonts w:eastAsiaTheme="minorEastAsia"/>
        </w:rPr>
      </w:pPr>
      <w:r>
        <w:rPr>
          <w:noProof/>
        </w:rPr>
        <w:lastRenderedPageBreak/>
        <w:drawing>
          <wp:inline distT="0" distB="0" distL="0" distR="0" wp14:anchorId="63E9E098" wp14:editId="05D1DC0B">
            <wp:extent cx="5029200" cy="502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969" cy="5035969"/>
                    </a:xfrm>
                    <a:prstGeom prst="rect">
                      <a:avLst/>
                    </a:prstGeom>
                    <a:noFill/>
                    <a:ln>
                      <a:noFill/>
                    </a:ln>
                  </pic:spPr>
                </pic:pic>
              </a:graphicData>
            </a:graphic>
          </wp:inline>
        </w:drawing>
      </w:r>
    </w:p>
    <w:p w14:paraId="49F99157" w14:textId="627B45F3" w:rsidR="00486622" w:rsidRDefault="00BB254D" w:rsidP="00BB254D">
      <w:pPr>
        <w:ind w:left="220" w:rightChars="0" w:right="0"/>
        <w:rPr>
          <w:ins w:id="717" w:author="Chris Free" w:date="2023-01-14T17:50:00Z"/>
          <w:rFonts w:eastAsiaTheme="minorEastAsia"/>
        </w:rPr>
      </w:pPr>
      <w:r>
        <w:rPr>
          <w:rFonts w:eastAsiaTheme="minorEastAsia" w:hint="eastAsia"/>
        </w:rPr>
        <w:t>Fig.</w:t>
      </w:r>
      <w:r>
        <w:rPr>
          <w:rFonts w:eastAsiaTheme="minorEastAsia"/>
        </w:rPr>
        <w:t xml:space="preserve">1. </w:t>
      </w:r>
      <w:commentRangeStart w:id="718"/>
      <w:r>
        <w:rPr>
          <w:rFonts w:eastAsiaTheme="minorEastAsia"/>
        </w:rPr>
        <w:t xml:space="preserve">(A) </w:t>
      </w:r>
      <w:commentRangeEnd w:id="718"/>
      <w:r w:rsidR="00DD0BCC">
        <w:rPr>
          <w:rStyle w:val="CommentReference"/>
        </w:rPr>
        <w:commentReference w:id="718"/>
      </w:r>
      <w:r w:rsidRPr="00230E79">
        <w:rPr>
          <w:rFonts w:eastAsiaTheme="minorEastAsia"/>
        </w:rPr>
        <w:t xml:space="preserve">The inset map </w:t>
      </w:r>
      <w:r>
        <w:rPr>
          <w:rFonts w:eastAsiaTheme="minorEastAsia"/>
        </w:rPr>
        <w:t xml:space="preserve">with the red rectangle </w:t>
      </w:r>
      <w:r w:rsidRPr="00230E79">
        <w:rPr>
          <w:rFonts w:eastAsiaTheme="minorEastAsia"/>
        </w:rPr>
        <w:t>indicates the location of the study area in the U</w:t>
      </w:r>
      <w:r>
        <w:rPr>
          <w:rFonts w:eastAsiaTheme="minorEastAsia"/>
        </w:rPr>
        <w:t>nited States,</w:t>
      </w:r>
      <w:r w:rsidRPr="00230E79">
        <w:rPr>
          <w:rFonts w:eastAsiaTheme="minorEastAsia"/>
        </w:rPr>
        <w:t xml:space="preserve"> and the black dots </w:t>
      </w:r>
      <w:r>
        <w:rPr>
          <w:rFonts w:eastAsiaTheme="minorEastAsia"/>
        </w:rPr>
        <w:t xml:space="preserve">on the map </w:t>
      </w:r>
      <w:r w:rsidRPr="00230E79">
        <w:rPr>
          <w:rFonts w:eastAsiaTheme="minorEastAsia"/>
        </w:rPr>
        <w:t xml:space="preserve">represent the lakes </w:t>
      </w:r>
      <w:r>
        <w:rPr>
          <w:rFonts w:eastAsiaTheme="minorEastAsia"/>
        </w:rPr>
        <w:t>analysed</w:t>
      </w:r>
      <w:r w:rsidRPr="00230E79">
        <w:rPr>
          <w:rFonts w:eastAsiaTheme="minorEastAsia"/>
        </w:rPr>
        <w:t xml:space="preserve">. </w:t>
      </w:r>
      <w:r>
        <w:rPr>
          <w:rFonts w:eastAsiaTheme="minorEastAsia"/>
        </w:rPr>
        <w:t>(B) The growing degree days from 1990 to 2021 for the lakes analysed.</w:t>
      </w:r>
      <w:r w:rsidRPr="005561AD">
        <w:t xml:space="preserve"> </w:t>
      </w:r>
      <w:r w:rsidRPr="005561AD">
        <w:rPr>
          <w:rFonts w:eastAsiaTheme="minorEastAsia"/>
        </w:rPr>
        <w:t xml:space="preserve">The </w:t>
      </w:r>
      <w:del w:id="719" w:author="Chris Free" w:date="2023-01-14T17:50:00Z">
        <w:r w:rsidRPr="005561AD" w:rsidDel="00BB254D">
          <w:rPr>
            <w:rFonts w:eastAsiaTheme="minorEastAsia"/>
          </w:rPr>
          <w:delText xml:space="preserve">coral </w:delText>
        </w:r>
      </w:del>
      <w:ins w:id="720" w:author="Chris Free" w:date="2023-01-14T17:50:00Z">
        <w:r>
          <w:rPr>
            <w:rFonts w:eastAsiaTheme="minorEastAsia"/>
          </w:rPr>
          <w:t>orange</w:t>
        </w:r>
        <w:r w:rsidRPr="005561AD">
          <w:rPr>
            <w:rFonts w:eastAsiaTheme="minorEastAsia"/>
          </w:rPr>
          <w:t xml:space="preserve"> </w:t>
        </w:r>
      </w:ins>
      <w:r w:rsidRPr="005561AD">
        <w:rPr>
          <w:rFonts w:eastAsiaTheme="minorEastAsia"/>
        </w:rPr>
        <w:t xml:space="preserve">line </w:t>
      </w:r>
      <w:del w:id="721" w:author="Chris Free" w:date="2023-01-14T17:50:00Z">
        <w:r w:rsidRPr="005561AD" w:rsidDel="00BB254D">
          <w:rPr>
            <w:rFonts w:eastAsiaTheme="minorEastAsia"/>
          </w:rPr>
          <w:delText>is based on the result of a</w:delText>
        </w:r>
      </w:del>
      <w:ins w:id="722" w:author="Chris Free" w:date="2023-01-14T17:50:00Z">
        <w:r>
          <w:rPr>
            <w:rFonts w:eastAsiaTheme="minorEastAsia"/>
          </w:rPr>
          <w:t>indicates a</w:t>
        </w:r>
      </w:ins>
      <w:r w:rsidRPr="005561AD">
        <w:rPr>
          <w:rFonts w:eastAsiaTheme="minorEastAsia"/>
        </w:rPr>
        <w:t xml:space="preserve"> linear regression between growth degree day</w:t>
      </w:r>
      <w:r>
        <w:rPr>
          <w:rFonts w:eastAsiaTheme="minorEastAsia"/>
        </w:rPr>
        <w:t>s</w:t>
      </w:r>
      <w:r w:rsidRPr="005561AD">
        <w:rPr>
          <w:rFonts w:eastAsiaTheme="minorEastAsia"/>
        </w:rPr>
        <w:t xml:space="preserve"> and year.</w:t>
      </w:r>
      <w:ins w:id="723" w:author="Chris Free" w:date="2023-01-14T17:58:00Z">
        <w:r w:rsidR="007B516B">
          <w:rPr>
            <w:rFonts w:eastAsiaTheme="minorEastAsia"/>
          </w:rPr>
          <w:t xml:space="preserve"> </w:t>
        </w:r>
        <w:commentRangeStart w:id="724"/>
        <w:r w:rsidR="007B516B" w:rsidRPr="007B516B">
          <w:rPr>
            <w:rFonts w:eastAsiaTheme="minorEastAsia"/>
          </w:rPr>
          <w:t>In</w:t>
        </w:r>
      </w:ins>
      <w:commentRangeEnd w:id="724"/>
      <w:ins w:id="725" w:author="Chris Free" w:date="2023-01-14T18:00:00Z">
        <w:r w:rsidR="00DD0BCC">
          <w:rPr>
            <w:rStyle w:val="CommentReference"/>
          </w:rPr>
          <w:commentReference w:id="724"/>
        </w:r>
      </w:ins>
      <w:ins w:id="726" w:author="Chris Free" w:date="2023-01-14T17:58:00Z">
        <w:r w:rsidR="007B516B" w:rsidRPr="007B516B">
          <w:rPr>
            <w:rFonts w:eastAsiaTheme="minorEastAsia"/>
          </w:rPr>
          <w:t xml:space="preserve"> the boxplots, the solid line indicates the median, the box indicates the interquartile range (IQR; 25th to 75th percentiles), the whiskers indicate 1.5 times the IQR, and the points beyond the whiskers indicate outliers.</w:t>
        </w:r>
      </w:ins>
      <w:r>
        <w:rPr>
          <w:rFonts w:eastAsiaTheme="minorEastAsia"/>
        </w:rPr>
        <w:t xml:space="preserve"> (C) The fluctuations of the scaled mean of catch per unit effort (CPUE) of the eight species. The mean annual CPUE is calculated across all lakes where the abundance index is available.</w:t>
      </w:r>
    </w:p>
    <w:p w14:paraId="289A6F90" w14:textId="59FC63DD" w:rsidR="00BB254D" w:rsidRPr="004D07C6" w:rsidRDefault="00BB254D" w:rsidP="004D07C6">
      <w:pPr>
        <w:spacing w:before="0" w:after="0"/>
        <w:ind w:left="220" w:rightChars="0" w:right="0"/>
        <w:rPr>
          <w:ins w:id="727" w:author="Chris Free" w:date="2023-01-14T17:51:00Z"/>
          <w:rFonts w:eastAsiaTheme="minorEastAsia"/>
          <w:sz w:val="16"/>
          <w:szCs w:val="16"/>
        </w:rPr>
      </w:pPr>
      <w:ins w:id="728" w:author="Chris Free" w:date="2023-01-14T17:50:00Z">
        <w:r w:rsidRPr="004D07C6">
          <w:rPr>
            <w:rFonts w:eastAsiaTheme="minorEastAsia"/>
            <w:sz w:val="16"/>
            <w:szCs w:val="16"/>
          </w:rPr>
          <w:t>Comments:</w:t>
        </w:r>
      </w:ins>
    </w:p>
    <w:p w14:paraId="52466696" w14:textId="7F70CA9E" w:rsidR="00F0489E" w:rsidRPr="004D07C6" w:rsidRDefault="00F0489E" w:rsidP="004D07C6">
      <w:pPr>
        <w:pStyle w:val="ListParagraph"/>
        <w:numPr>
          <w:ilvl w:val="0"/>
          <w:numId w:val="1"/>
        </w:numPr>
        <w:spacing w:before="0" w:after="0"/>
        <w:ind w:leftChars="0" w:rightChars="0" w:right="0"/>
        <w:rPr>
          <w:ins w:id="729" w:author="Chris Free" w:date="2023-01-14T17:56:00Z"/>
          <w:rFonts w:eastAsiaTheme="minorEastAsia"/>
          <w:sz w:val="16"/>
          <w:szCs w:val="16"/>
        </w:rPr>
      </w:pPr>
      <w:ins w:id="730" w:author="Chris Free" w:date="2023-01-14T17:54:00Z">
        <w:r w:rsidRPr="004D07C6">
          <w:rPr>
            <w:rFonts w:eastAsiaTheme="minorEastAsia"/>
            <w:sz w:val="16"/>
            <w:szCs w:val="16"/>
          </w:rPr>
          <w:t xml:space="preserve">Panel A: Remove “Latitude” and “Longitude” </w:t>
        </w:r>
      </w:ins>
      <w:ins w:id="731" w:author="Chris Free" w:date="2023-01-14T17:55:00Z">
        <w:r w:rsidRPr="004D07C6">
          <w:rPr>
            <w:rFonts w:eastAsiaTheme="minorEastAsia"/>
            <w:sz w:val="16"/>
            <w:szCs w:val="16"/>
          </w:rPr>
          <w:t xml:space="preserve">axis titles; include </w:t>
        </w:r>
        <w:r w:rsidR="007B516B" w:rsidRPr="004D07C6">
          <w:rPr>
            <w:rFonts w:eastAsiaTheme="minorEastAsia"/>
            <w:sz w:val="16"/>
            <w:szCs w:val="16"/>
          </w:rPr>
          <w:t>“°N” and “°W” in axis labels; plot Canada; label states with abbrev</w:t>
        </w:r>
      </w:ins>
      <w:ins w:id="732" w:author="Chris Free" w:date="2023-01-14T17:56:00Z">
        <w:r w:rsidR="007B516B" w:rsidRPr="004D07C6">
          <w:rPr>
            <w:rFonts w:eastAsiaTheme="minorEastAsia"/>
            <w:sz w:val="16"/>
            <w:szCs w:val="16"/>
          </w:rPr>
          <w:t>iations</w:t>
        </w:r>
      </w:ins>
      <w:ins w:id="733" w:author="Chris Free" w:date="2023-01-14T17:59:00Z">
        <w:r w:rsidR="007B516B" w:rsidRPr="004D07C6">
          <w:rPr>
            <w:rFonts w:eastAsiaTheme="minorEastAsia"/>
            <w:sz w:val="16"/>
            <w:szCs w:val="16"/>
          </w:rPr>
          <w:t xml:space="preserve">; make fill light grey (“grey90”) and </w:t>
        </w:r>
      </w:ins>
      <w:ins w:id="734" w:author="Chris Free" w:date="2023-01-15T14:55:00Z">
        <w:r w:rsidR="002D0C90">
          <w:rPr>
            <w:rFonts w:eastAsiaTheme="minorEastAsia"/>
            <w:sz w:val="16"/>
            <w:szCs w:val="16"/>
          </w:rPr>
          <w:t xml:space="preserve">make point color or size indicate the number of populations represented in that lake? Could make transparent or unfilled circles </w:t>
        </w:r>
      </w:ins>
      <w:ins w:id="735" w:author="Chris Free" w:date="2023-01-15T14:56:00Z">
        <w:r w:rsidR="002D0C90">
          <w:rPr>
            <w:rFonts w:eastAsiaTheme="minorEastAsia"/>
            <w:sz w:val="16"/>
            <w:szCs w:val="16"/>
          </w:rPr>
          <w:t>to show overlapping lakes</w:t>
        </w:r>
      </w:ins>
    </w:p>
    <w:p w14:paraId="0FA13879" w14:textId="16E1EAD9" w:rsidR="007B516B" w:rsidRPr="004D07C6" w:rsidRDefault="007B516B" w:rsidP="004D07C6">
      <w:pPr>
        <w:pStyle w:val="ListParagraph"/>
        <w:numPr>
          <w:ilvl w:val="0"/>
          <w:numId w:val="1"/>
        </w:numPr>
        <w:spacing w:before="0" w:after="0"/>
        <w:ind w:leftChars="0" w:rightChars="0" w:right="0"/>
        <w:rPr>
          <w:ins w:id="736" w:author="Chris Free" w:date="2023-01-14T17:54:00Z"/>
          <w:rFonts w:eastAsiaTheme="minorEastAsia"/>
          <w:sz w:val="16"/>
          <w:szCs w:val="16"/>
        </w:rPr>
      </w:pPr>
      <w:ins w:id="737" w:author="Chris Free" w:date="2023-01-14T17:56:00Z">
        <w:r w:rsidRPr="004D07C6">
          <w:rPr>
            <w:rFonts w:eastAsiaTheme="minorEastAsia"/>
            <w:sz w:val="16"/>
            <w:szCs w:val="16"/>
          </w:rPr>
          <w:t>Panel A inset: Remove grid lines; make lines thinner</w:t>
        </w:r>
      </w:ins>
    </w:p>
    <w:p w14:paraId="429007ED" w14:textId="4CCC3CD4" w:rsidR="00BB254D" w:rsidRPr="004D07C6" w:rsidRDefault="00BB254D" w:rsidP="004D07C6">
      <w:pPr>
        <w:pStyle w:val="ListParagraph"/>
        <w:numPr>
          <w:ilvl w:val="0"/>
          <w:numId w:val="1"/>
        </w:numPr>
        <w:spacing w:before="0" w:after="0"/>
        <w:ind w:leftChars="0" w:rightChars="0" w:right="0"/>
        <w:rPr>
          <w:ins w:id="738" w:author="Chris Free" w:date="2023-01-14T17:52:00Z"/>
          <w:rFonts w:eastAsiaTheme="minorEastAsia"/>
          <w:sz w:val="16"/>
          <w:szCs w:val="16"/>
        </w:rPr>
      </w:pPr>
      <w:ins w:id="739" w:author="Chris Free" w:date="2023-01-14T17:51:00Z">
        <w:r w:rsidRPr="004D07C6">
          <w:rPr>
            <w:rFonts w:eastAsiaTheme="minorEastAsia"/>
            <w:sz w:val="16"/>
            <w:szCs w:val="16"/>
          </w:rPr>
          <w:t>Panel B-C: Label years from 1990 to 2020 in intervals of 5</w:t>
        </w:r>
      </w:ins>
    </w:p>
    <w:p w14:paraId="0EC5D2E3" w14:textId="68E9EDE7" w:rsidR="00BB254D" w:rsidRPr="004D07C6" w:rsidRDefault="00BB254D" w:rsidP="004D07C6">
      <w:pPr>
        <w:pStyle w:val="ListParagraph"/>
        <w:numPr>
          <w:ilvl w:val="0"/>
          <w:numId w:val="1"/>
        </w:numPr>
        <w:spacing w:before="0" w:after="0"/>
        <w:ind w:leftChars="0" w:rightChars="0" w:right="0"/>
        <w:rPr>
          <w:ins w:id="740" w:author="Chris Free" w:date="2023-01-14T17:52:00Z"/>
          <w:rFonts w:eastAsiaTheme="minorEastAsia"/>
          <w:sz w:val="16"/>
          <w:szCs w:val="16"/>
        </w:rPr>
      </w:pPr>
      <w:ins w:id="741" w:author="Chris Free" w:date="2023-01-14T17:52:00Z">
        <w:r w:rsidRPr="004D07C6">
          <w:rPr>
            <w:rFonts w:eastAsiaTheme="minorEastAsia"/>
            <w:sz w:val="16"/>
            <w:szCs w:val="16"/>
          </w:rPr>
          <w:t>Panel C: Plot grey dotted line at zero to indicate the average for each species</w:t>
        </w:r>
      </w:ins>
    </w:p>
    <w:p w14:paraId="3FDA7676" w14:textId="1494B8C6" w:rsidR="00BB254D" w:rsidRPr="004D07C6" w:rsidRDefault="00BB254D" w:rsidP="004D07C6">
      <w:pPr>
        <w:pStyle w:val="ListParagraph"/>
        <w:numPr>
          <w:ilvl w:val="0"/>
          <w:numId w:val="1"/>
        </w:numPr>
        <w:spacing w:before="0" w:after="0"/>
        <w:ind w:leftChars="0" w:rightChars="0" w:right="0"/>
        <w:rPr>
          <w:rFonts w:eastAsiaTheme="minorEastAsia"/>
          <w:sz w:val="16"/>
          <w:szCs w:val="16"/>
        </w:rPr>
      </w:pPr>
      <w:ins w:id="742" w:author="Chris Free" w:date="2023-01-14T17:52:00Z">
        <w:r w:rsidRPr="004D07C6">
          <w:rPr>
            <w:rFonts w:eastAsiaTheme="minorEastAsia"/>
            <w:sz w:val="16"/>
            <w:szCs w:val="16"/>
          </w:rPr>
          <w:t>Panel C: Remove “</w:t>
        </w:r>
      </w:ins>
      <w:ins w:id="743" w:author="Chris Free" w:date="2023-01-14T17:53:00Z">
        <w:r w:rsidRPr="004D07C6">
          <w:rPr>
            <w:rFonts w:eastAsiaTheme="minorEastAsia"/>
            <w:sz w:val="16"/>
            <w:szCs w:val="16"/>
          </w:rPr>
          <w:t>species” legend title or uppercase it; use “sentence case” for common names (e.g., “Black crappie”, “Northern pike”, etc.)</w:t>
        </w:r>
      </w:ins>
      <w:ins w:id="744" w:author="Chris Free" w:date="2023-01-15T14:56:00Z">
        <w:r w:rsidR="008B72D0">
          <w:rPr>
            <w:rFonts w:eastAsiaTheme="minorEastAsia"/>
            <w:sz w:val="16"/>
            <w:szCs w:val="16"/>
          </w:rPr>
          <w:t>; would it be worth breaking into three panels for cold, cool, and warm water species?</w:t>
        </w:r>
      </w:ins>
    </w:p>
    <w:p w14:paraId="219FC501" w14:textId="06499445" w:rsidR="00486622" w:rsidRDefault="00486622" w:rsidP="004D5107">
      <w:pPr>
        <w:ind w:left="220" w:rightChars="0" w:right="0"/>
        <w:rPr>
          <w:rFonts w:eastAsiaTheme="minorEastAsia"/>
        </w:rPr>
      </w:pPr>
      <w:r>
        <w:rPr>
          <w:noProof/>
        </w:rPr>
        <w:lastRenderedPageBreak/>
        <w:drawing>
          <wp:inline distT="0" distB="0" distL="0" distR="0" wp14:anchorId="6565F185" wp14:editId="76CCF2B2">
            <wp:extent cx="5274310" cy="3606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6346CE5F" w14:textId="727A19E7" w:rsidR="00464C28" w:rsidRDefault="00BB254D" w:rsidP="00464C28">
      <w:pPr>
        <w:ind w:left="220" w:rightChars="0" w:right="0"/>
        <w:rPr>
          <w:ins w:id="745" w:author="Chris Free" w:date="2023-01-14T18:06:00Z"/>
          <w:rFonts w:eastAsiaTheme="minorEastAsia"/>
        </w:rPr>
      </w:pPr>
      <w:r>
        <w:rPr>
          <w:rFonts w:eastAsiaTheme="minorEastAsia" w:hint="eastAsia"/>
        </w:rPr>
        <w:t>F</w:t>
      </w:r>
      <w:r>
        <w:rPr>
          <w:rFonts w:eastAsiaTheme="minorEastAsia"/>
        </w:rPr>
        <w:t xml:space="preserve">ig.2. </w:t>
      </w:r>
      <w:r>
        <w:rPr>
          <w:rFonts w:eastAsiaTheme="minorEastAsia" w:hint="eastAsia"/>
        </w:rPr>
        <w:t>(</w:t>
      </w:r>
      <w:r>
        <w:rPr>
          <w:rFonts w:eastAsiaTheme="minorEastAsia"/>
        </w:rPr>
        <w:t>A) Estimates of warming impact. P</w:t>
      </w:r>
      <w:r w:rsidRPr="00681F0A">
        <w:rPr>
          <w:rFonts w:eastAsiaTheme="minorEastAsia"/>
        </w:rPr>
        <w:t xml:space="preserve">oints show mean estimates and error bars show 95% confidence intervals. Significant positive and negative </w:t>
      </w:r>
      <w:r>
        <w:rPr>
          <w:rFonts w:eastAsiaTheme="minorEastAsia"/>
        </w:rPr>
        <w:t>warming impact</w:t>
      </w:r>
      <w:r w:rsidRPr="00681F0A">
        <w:rPr>
          <w:rFonts w:eastAsiaTheme="minorEastAsia"/>
        </w:rPr>
        <w:t xml:space="preserve">s are </w:t>
      </w:r>
      <w:r>
        <w:rPr>
          <w:rFonts w:eastAsiaTheme="minorEastAsia"/>
        </w:rPr>
        <w:t>coloured</w:t>
      </w:r>
      <w:r w:rsidRPr="00681F0A">
        <w:rPr>
          <w:rFonts w:eastAsiaTheme="minorEastAsia"/>
        </w:rPr>
        <w:t xml:space="preserve"> </w:t>
      </w:r>
      <w:r>
        <w:rPr>
          <w:rFonts w:eastAsiaTheme="minorEastAsia"/>
        </w:rPr>
        <w:t>red</w:t>
      </w:r>
      <w:r w:rsidRPr="00681F0A">
        <w:rPr>
          <w:rFonts w:eastAsiaTheme="minorEastAsia"/>
        </w:rPr>
        <w:t xml:space="preserve"> and </w:t>
      </w:r>
      <w:r>
        <w:rPr>
          <w:rFonts w:eastAsiaTheme="minorEastAsia"/>
        </w:rPr>
        <w:t>blue</w:t>
      </w:r>
      <w:r w:rsidRPr="00681F0A">
        <w:rPr>
          <w:rFonts w:eastAsiaTheme="minorEastAsia"/>
        </w:rPr>
        <w:t xml:space="preserve">, </w:t>
      </w:r>
      <w:commentRangeStart w:id="746"/>
      <w:r w:rsidRPr="00681F0A">
        <w:rPr>
          <w:rFonts w:eastAsiaTheme="minorEastAsia"/>
        </w:rPr>
        <w:t>respectively</w:t>
      </w:r>
      <w:commentRangeEnd w:id="746"/>
      <w:r w:rsidR="00DD0BCC">
        <w:rPr>
          <w:rStyle w:val="CommentReference"/>
        </w:rPr>
        <w:commentReference w:id="746"/>
      </w:r>
      <w:r w:rsidRPr="00681F0A">
        <w:rPr>
          <w:rFonts w:eastAsiaTheme="minorEastAsia"/>
        </w:rPr>
        <w:t>.</w:t>
      </w:r>
      <w:r>
        <w:rPr>
          <w:rFonts w:eastAsiaTheme="minorEastAsia"/>
        </w:rPr>
        <w:t xml:space="preserve"> </w:t>
      </w:r>
      <w:ins w:id="747" w:author="Chris Free" w:date="2023-01-14T18:02:00Z">
        <w:r w:rsidR="00DD0BCC">
          <w:rPr>
            <w:rFonts w:eastAsiaTheme="minorEastAsia"/>
          </w:rPr>
          <w:t xml:space="preserve">Describe vertical line at zero and describe what negative and positive values mean. </w:t>
        </w:r>
      </w:ins>
      <w:r>
        <w:rPr>
          <w:rFonts w:eastAsiaTheme="minorEastAsia"/>
        </w:rPr>
        <w:t xml:space="preserve">(B) Estimates of warming impact grouped by eight species. </w:t>
      </w:r>
      <w:del w:id="748" w:author="Chris Free" w:date="2023-01-14T18:03:00Z">
        <w:r w:rsidDel="00DD0BCC">
          <w:rPr>
            <w:rFonts w:eastAsiaTheme="minorEastAsia"/>
          </w:rPr>
          <w:delText>The c</w:delText>
        </w:r>
      </w:del>
      <w:ins w:id="749" w:author="Chris Free" w:date="2023-01-14T18:03:00Z">
        <w:r w:rsidR="00DD0BCC">
          <w:rPr>
            <w:rFonts w:eastAsiaTheme="minorEastAsia"/>
          </w:rPr>
          <w:t>C</w:t>
        </w:r>
      </w:ins>
      <w:r>
        <w:rPr>
          <w:rFonts w:eastAsiaTheme="minorEastAsia"/>
        </w:rPr>
        <w:t>old-water, cool-water</w:t>
      </w:r>
      <w:ins w:id="750" w:author="Chris Free" w:date="2023-01-14T18:03:00Z">
        <w:r w:rsidR="00DD0BCC">
          <w:rPr>
            <w:rFonts w:eastAsiaTheme="minorEastAsia"/>
          </w:rPr>
          <w:t>,</w:t>
        </w:r>
      </w:ins>
      <w:r>
        <w:rPr>
          <w:rFonts w:eastAsiaTheme="minorEastAsia"/>
        </w:rPr>
        <w:t xml:space="preserve"> and warm-water species are </w:t>
      </w:r>
      <w:del w:id="751" w:author="Chris Free" w:date="2023-01-14T18:03:00Z">
        <w:r w:rsidDel="00DD0BCC">
          <w:rPr>
            <w:rFonts w:eastAsiaTheme="minorEastAsia"/>
          </w:rPr>
          <w:delText>shaded in the colour of</w:delText>
        </w:r>
      </w:del>
      <w:ins w:id="752" w:author="Chris Free" w:date="2023-01-14T18:03:00Z">
        <w:r w:rsidR="00DD0BCC">
          <w:rPr>
            <w:rFonts w:eastAsiaTheme="minorEastAsia"/>
          </w:rPr>
          <w:t>delineated by the</w:t>
        </w:r>
      </w:ins>
      <w:r>
        <w:rPr>
          <w:rFonts w:eastAsiaTheme="minorEastAsia"/>
        </w:rPr>
        <w:t xml:space="preserve"> blue, </w:t>
      </w:r>
      <w:del w:id="753" w:author="Chris Free" w:date="2023-01-14T18:03:00Z">
        <w:r w:rsidDel="00DD0BCC">
          <w:rPr>
            <w:rFonts w:eastAsiaTheme="minorEastAsia"/>
          </w:rPr>
          <w:delText>cyan</w:delText>
        </w:r>
      </w:del>
      <w:ins w:id="754" w:author="Chris Free" w:date="2023-01-14T18:03:00Z">
        <w:r w:rsidR="00DD0BCC">
          <w:rPr>
            <w:rFonts w:eastAsiaTheme="minorEastAsia"/>
          </w:rPr>
          <w:t>green</w:t>
        </w:r>
      </w:ins>
      <w:r>
        <w:rPr>
          <w:rFonts w:eastAsiaTheme="minorEastAsia"/>
        </w:rPr>
        <w:t xml:space="preserve">, and </w:t>
      </w:r>
      <w:del w:id="755" w:author="Chris Free" w:date="2023-01-14T18:03:00Z">
        <w:r w:rsidDel="00DD0BCC">
          <w:rPr>
            <w:rFonts w:eastAsiaTheme="minorEastAsia"/>
          </w:rPr>
          <w:delText>coral</w:delText>
        </w:r>
      </w:del>
      <w:ins w:id="756" w:author="Chris Free" w:date="2023-01-14T18:03:00Z">
        <w:r w:rsidR="00DD0BCC">
          <w:rPr>
            <w:rFonts w:eastAsiaTheme="minorEastAsia"/>
          </w:rPr>
          <w:t>red shading</w:t>
        </w:r>
      </w:ins>
      <w:r>
        <w:rPr>
          <w:rFonts w:eastAsiaTheme="minorEastAsia"/>
        </w:rPr>
        <w:t xml:space="preserve">, respectively. The </w:t>
      </w:r>
      <w:ins w:id="757" w:author="Chris Free" w:date="2023-01-14T18:03:00Z">
        <w:r w:rsidR="00DD0BCC">
          <w:rPr>
            <w:rFonts w:eastAsiaTheme="minorEastAsia"/>
          </w:rPr>
          <w:t xml:space="preserve">thermal affinity </w:t>
        </w:r>
      </w:ins>
      <w:ins w:id="758" w:author="Chris Free" w:date="2023-01-14T18:04:00Z">
        <w:r w:rsidR="00DD0BCC">
          <w:rPr>
            <w:rFonts w:eastAsiaTheme="minorEastAsia"/>
          </w:rPr>
          <w:t>classifications are</w:t>
        </w:r>
      </w:ins>
      <w:del w:id="759" w:author="Chris Free" w:date="2023-01-14T18:04:00Z">
        <w:r w:rsidDel="00DD0BCC">
          <w:rPr>
            <w:rFonts w:eastAsiaTheme="minorEastAsia"/>
          </w:rPr>
          <w:delText>classification of cold-/cool-/warm-water species is</w:delText>
        </w:r>
      </w:del>
      <w:r>
        <w:rPr>
          <w:rFonts w:eastAsiaTheme="minorEastAsia"/>
        </w:rPr>
        <w:t xml:space="preserve"> based on </w:t>
      </w:r>
      <w:ins w:id="760" w:author="Chris Free" w:date="2023-01-14T18:04:00Z">
        <w:r w:rsidR="00DD0BCC">
          <w:rPr>
            <w:rFonts w:eastAsiaTheme="minorEastAsia"/>
          </w:rPr>
          <w:t xml:space="preserve">either laboratory </w:t>
        </w:r>
      </w:ins>
      <w:r>
        <w:rPr>
          <w:rFonts w:eastAsiaTheme="minorEastAsia"/>
        </w:rPr>
        <w:t>studies</w:t>
      </w:r>
      <w:ins w:id="761" w:author="Chris Free" w:date="2023-01-14T18:05:00Z">
        <w:r w:rsidR="00DD0BCC">
          <w:rPr>
            <w:rFonts w:eastAsiaTheme="minorEastAsia"/>
          </w:rPr>
          <w:t xml:space="preserve"> of thermal performance </w:t>
        </w:r>
      </w:ins>
      <w:del w:id="762" w:author="Chris Free" w:date="2023-01-14T18:05:00Z">
        <w:r w:rsidDel="00DD0BCC">
          <w:rPr>
            <w:rFonts w:eastAsiaTheme="minorEastAsia"/>
          </w:rPr>
          <w:delText xml:space="preserve"> on </w:delText>
        </w:r>
      </w:del>
      <w:del w:id="763" w:author="Chris Free" w:date="2023-01-14T18:04:00Z">
        <w:r w:rsidDel="00DD0BCC">
          <w:rPr>
            <w:rFonts w:eastAsiaTheme="minorEastAsia"/>
          </w:rPr>
          <w:delText xml:space="preserve">laboratory </w:delText>
        </w:r>
      </w:del>
      <w:del w:id="764" w:author="Chris Free" w:date="2023-01-14T18:05:00Z">
        <w:r w:rsidDel="00DD0BCC">
          <w:rPr>
            <w:rFonts w:eastAsiaTheme="minorEastAsia"/>
          </w:rPr>
          <w:delText>preferred temperature</w:delText>
        </w:r>
      </w:del>
      <w:r>
        <w:rPr>
          <w:rFonts w:eastAsiaTheme="minorEastAsia"/>
        </w:rPr>
        <w:t xml:space="preserve"> or suitable habitat index model for each species (</w:t>
      </w:r>
      <w:ins w:id="765" w:author="Chris Free" w:date="2023-01-14T18:05:00Z">
        <w:r w:rsidR="00DD0BCC">
          <w:rPr>
            <w:rFonts w:eastAsiaTheme="minorEastAsia"/>
          </w:rPr>
          <w:t>citation</w:t>
        </w:r>
      </w:ins>
      <w:r>
        <w:rPr>
          <w:rFonts w:eastAsiaTheme="minorEastAsia"/>
        </w:rPr>
        <w:t>). Optimal temperatures &lt;18</w:t>
      </w:r>
      <w:r>
        <w:rPr>
          <w:rFonts w:eastAsiaTheme="minorEastAsia" w:hint="eastAsia"/>
        </w:rPr>
        <w:t>℃</w:t>
      </w:r>
      <w:r>
        <w:rPr>
          <w:rFonts w:eastAsiaTheme="minorEastAsia" w:hint="eastAsia"/>
        </w:rPr>
        <w:t>,</w:t>
      </w:r>
      <w:r>
        <w:rPr>
          <w:rFonts w:eastAsiaTheme="minorEastAsia"/>
        </w:rPr>
        <w:t xml:space="preserve"> 18</w:t>
      </w:r>
      <w:r>
        <w:rPr>
          <w:rFonts w:eastAsiaTheme="minorEastAsia" w:hint="eastAsia"/>
        </w:rPr>
        <w:t>℃</w:t>
      </w:r>
      <w:r>
        <w:rPr>
          <w:rFonts w:eastAsiaTheme="minorEastAsia" w:hint="eastAsia"/>
        </w:rPr>
        <w:t>&lt;</w:t>
      </w:r>
      <w:r>
        <w:rPr>
          <w:rFonts w:eastAsiaTheme="minorEastAsia"/>
        </w:rPr>
        <w:t>&amp;&lt; 25</w:t>
      </w:r>
      <w:r>
        <w:rPr>
          <w:rFonts w:eastAsiaTheme="minorEastAsia" w:hint="eastAsia"/>
        </w:rPr>
        <w:t>℃</w:t>
      </w:r>
      <w:r>
        <w:rPr>
          <w:rFonts w:eastAsiaTheme="minorEastAsia" w:hint="eastAsia"/>
        </w:rPr>
        <w:t>,</w:t>
      </w:r>
      <w:r>
        <w:rPr>
          <w:rFonts w:eastAsiaTheme="minorEastAsia"/>
        </w:rPr>
        <w:t xml:space="preserve"> </w:t>
      </w:r>
      <w:r>
        <w:rPr>
          <w:rFonts w:eastAsiaTheme="minorEastAsia" w:hint="eastAsia"/>
        </w:rPr>
        <w:t>and</w:t>
      </w:r>
      <w:r>
        <w:rPr>
          <w:rFonts w:eastAsiaTheme="minorEastAsia"/>
        </w:rPr>
        <w:t xml:space="preserve"> &gt;25</w:t>
      </w:r>
      <w:r>
        <w:rPr>
          <w:rFonts w:eastAsiaTheme="minorEastAsia" w:hint="eastAsia"/>
        </w:rPr>
        <w:t>℃</w:t>
      </w:r>
      <w:r>
        <w:rPr>
          <w:rFonts w:eastAsiaTheme="minorEastAsia" w:hint="eastAsia"/>
        </w:rPr>
        <w:t xml:space="preserve"> are</w:t>
      </w:r>
      <w:r>
        <w:rPr>
          <w:rFonts w:eastAsiaTheme="minorEastAsia"/>
        </w:rPr>
        <w:t xml:space="preserve"> classified as cold-/cool- and warm-water species, respectively. </w:t>
      </w:r>
      <w:commentRangeStart w:id="766"/>
      <w:ins w:id="767" w:author="Chris Free" w:date="2023-01-14T18:06:00Z">
        <w:r w:rsidR="00464C28" w:rsidRPr="007B516B">
          <w:rPr>
            <w:rFonts w:eastAsiaTheme="minorEastAsia"/>
          </w:rPr>
          <w:t>In</w:t>
        </w:r>
        <w:commentRangeEnd w:id="766"/>
        <w:r w:rsidR="00464C28">
          <w:rPr>
            <w:rStyle w:val="CommentReference"/>
          </w:rPr>
          <w:commentReference w:id="766"/>
        </w:r>
        <w:r w:rsidR="00464C28" w:rsidRPr="007B516B">
          <w:rPr>
            <w:rFonts w:eastAsiaTheme="minorEastAsia"/>
          </w:rPr>
          <w:t xml:space="preserve"> the boxplots, the solid line indicates the median, the box indicates the interquartile range (IQR; 25th to 75th percentiles), the whiskers indicate 1.5 times the IQR, and the points beyond the whiskers indicate outliers</w:t>
        </w:r>
        <w:r w:rsidR="00464C28">
          <w:rPr>
            <w:rFonts w:eastAsiaTheme="minorEastAsia"/>
          </w:rPr>
          <w:t xml:space="preserve">. </w:t>
        </w:r>
      </w:ins>
      <w:r>
        <w:rPr>
          <w:rFonts w:eastAsiaTheme="minorEastAsia"/>
        </w:rPr>
        <w:t xml:space="preserve">(C) The relationship between latitude and warming impact. The correlation coefficient and the P value are printed on the figure. (D) The relationship between absolute value of warming impact and depletion rate (ratio of biomass over carrying capacity) of the initial year. The correlation coefficient and the P value are printed on the figure. (E) </w:t>
      </w:r>
      <w:r w:rsidRPr="00440810">
        <w:rPr>
          <w:rFonts w:eastAsiaTheme="minorEastAsia"/>
        </w:rPr>
        <w:t xml:space="preserve">The correlations of estimates of warming impact for populations </w:t>
      </w:r>
      <w:r>
        <w:rPr>
          <w:rFonts w:eastAsiaTheme="minorEastAsia"/>
        </w:rPr>
        <w:t xml:space="preserve">of cool-/warm-water species </w:t>
      </w:r>
      <w:r w:rsidRPr="00440810">
        <w:rPr>
          <w:rFonts w:eastAsiaTheme="minorEastAsia"/>
        </w:rPr>
        <w:t>that coexist in the same lake</w:t>
      </w:r>
      <w:r>
        <w:rPr>
          <w:rFonts w:eastAsiaTheme="minorEastAsia"/>
        </w:rPr>
        <w:t>s</w:t>
      </w:r>
      <w:r w:rsidRPr="00440810">
        <w:rPr>
          <w:rFonts w:eastAsiaTheme="minorEastAsia"/>
        </w:rPr>
        <w:t>.</w:t>
      </w:r>
    </w:p>
    <w:p w14:paraId="36D273D2" w14:textId="54A8F55E" w:rsidR="00464C28" w:rsidRPr="004D07C6" w:rsidRDefault="00464C28" w:rsidP="004D07C6">
      <w:pPr>
        <w:spacing w:before="0" w:after="0"/>
        <w:ind w:left="220" w:rightChars="0" w:right="0"/>
        <w:rPr>
          <w:ins w:id="768" w:author="Chris Free" w:date="2023-01-14T18:06:00Z"/>
          <w:rFonts w:eastAsiaTheme="minorEastAsia"/>
          <w:sz w:val="16"/>
          <w:szCs w:val="16"/>
        </w:rPr>
      </w:pPr>
      <w:ins w:id="769" w:author="Chris Free" w:date="2023-01-14T18:06:00Z">
        <w:r w:rsidRPr="004D07C6">
          <w:rPr>
            <w:rFonts w:eastAsiaTheme="minorEastAsia"/>
            <w:sz w:val="16"/>
            <w:szCs w:val="16"/>
          </w:rPr>
          <w:t>Comments</w:t>
        </w:r>
      </w:ins>
    </w:p>
    <w:p w14:paraId="70D9FD6C" w14:textId="557AF95C" w:rsidR="00464C28" w:rsidRPr="004D07C6" w:rsidRDefault="00464C28" w:rsidP="004D07C6">
      <w:pPr>
        <w:pStyle w:val="ListParagraph"/>
        <w:numPr>
          <w:ilvl w:val="0"/>
          <w:numId w:val="4"/>
        </w:numPr>
        <w:spacing w:before="0" w:after="0"/>
        <w:ind w:leftChars="0" w:rightChars="0" w:right="0"/>
        <w:rPr>
          <w:ins w:id="770" w:author="Chris Free" w:date="2023-01-14T18:07:00Z"/>
          <w:rFonts w:eastAsiaTheme="minorEastAsia"/>
          <w:sz w:val="16"/>
          <w:szCs w:val="16"/>
        </w:rPr>
      </w:pPr>
      <w:ins w:id="771" w:author="Chris Free" w:date="2023-01-14T18:06:00Z">
        <w:r w:rsidRPr="004D07C6">
          <w:rPr>
            <w:rFonts w:eastAsiaTheme="minorEastAsia"/>
            <w:sz w:val="16"/>
            <w:szCs w:val="16"/>
          </w:rPr>
          <w:t xml:space="preserve">Panel A – print number of sig. positive and number of sig. negative? What’s different between grey and black lines? </w:t>
        </w:r>
      </w:ins>
    </w:p>
    <w:p w14:paraId="69BD27C5" w14:textId="55E0E2ED" w:rsidR="00464C28" w:rsidRPr="004D07C6" w:rsidRDefault="00464C28" w:rsidP="004D07C6">
      <w:pPr>
        <w:pStyle w:val="ListParagraph"/>
        <w:numPr>
          <w:ilvl w:val="0"/>
          <w:numId w:val="4"/>
        </w:numPr>
        <w:spacing w:before="0" w:after="0"/>
        <w:ind w:leftChars="0" w:rightChars="0" w:right="0"/>
        <w:rPr>
          <w:ins w:id="772" w:author="Chris Free" w:date="2023-01-14T18:09:00Z"/>
          <w:rFonts w:eastAsiaTheme="minorEastAsia"/>
          <w:sz w:val="16"/>
          <w:szCs w:val="16"/>
        </w:rPr>
      </w:pPr>
      <w:ins w:id="773" w:author="Chris Free" w:date="2023-01-14T18:07:00Z">
        <w:r w:rsidRPr="004D07C6">
          <w:rPr>
            <w:rFonts w:eastAsiaTheme="minorEastAsia"/>
            <w:sz w:val="16"/>
            <w:szCs w:val="16"/>
          </w:rPr>
          <w:t>Panel B – use same boxplot aesthetic as Figure 1B; remove grid-lines</w:t>
        </w:r>
      </w:ins>
      <w:ins w:id="774" w:author="Chris Free" w:date="2023-01-14T18:08:00Z">
        <w:r w:rsidRPr="004D07C6">
          <w:rPr>
            <w:rFonts w:eastAsiaTheme="minorEastAsia"/>
            <w:sz w:val="16"/>
            <w:szCs w:val="16"/>
          </w:rPr>
          <w:t>; align species names against axis (not centered); use “Sentence case” for species names</w:t>
        </w:r>
      </w:ins>
    </w:p>
    <w:p w14:paraId="2F6E8C8B" w14:textId="1BADF1B7" w:rsidR="00464C28" w:rsidRPr="004D07C6" w:rsidRDefault="00464C28" w:rsidP="004D07C6">
      <w:pPr>
        <w:pStyle w:val="ListParagraph"/>
        <w:numPr>
          <w:ilvl w:val="0"/>
          <w:numId w:val="4"/>
        </w:numPr>
        <w:spacing w:before="0" w:after="0"/>
        <w:ind w:leftChars="0" w:rightChars="0" w:right="0"/>
        <w:rPr>
          <w:ins w:id="775" w:author="Chris Free" w:date="2023-01-14T18:11:00Z"/>
          <w:rFonts w:eastAsiaTheme="minorEastAsia"/>
          <w:sz w:val="16"/>
          <w:szCs w:val="16"/>
        </w:rPr>
      </w:pPr>
      <w:ins w:id="776" w:author="Chris Free" w:date="2023-01-14T18:09:00Z">
        <w:r w:rsidRPr="004D07C6">
          <w:rPr>
            <w:rFonts w:eastAsiaTheme="minorEastAsia"/>
            <w:sz w:val="16"/>
            <w:szCs w:val="16"/>
          </w:rPr>
          <w:t>Panel C – Use “Latitude (°N)” as y-axis title</w:t>
        </w:r>
      </w:ins>
    </w:p>
    <w:p w14:paraId="7B1EBC3D" w14:textId="61EB5234" w:rsidR="00464C28" w:rsidRPr="004D07C6" w:rsidRDefault="00464C28" w:rsidP="004D07C6">
      <w:pPr>
        <w:pStyle w:val="ListParagraph"/>
        <w:numPr>
          <w:ilvl w:val="0"/>
          <w:numId w:val="4"/>
        </w:numPr>
        <w:spacing w:before="0" w:after="0"/>
        <w:ind w:leftChars="0" w:rightChars="0" w:right="0"/>
        <w:rPr>
          <w:ins w:id="777" w:author="Chris Free" w:date="2023-01-14T18:12:00Z"/>
          <w:rFonts w:eastAsiaTheme="minorEastAsia"/>
          <w:sz w:val="16"/>
          <w:szCs w:val="16"/>
        </w:rPr>
      </w:pPr>
      <w:ins w:id="778" w:author="Chris Free" w:date="2023-01-14T18:11:00Z">
        <w:r w:rsidRPr="004D07C6">
          <w:rPr>
            <w:rFonts w:eastAsiaTheme="minorEastAsia"/>
            <w:sz w:val="16"/>
            <w:szCs w:val="16"/>
          </w:rPr>
          <w:t>Panel D – remove grid li</w:t>
        </w:r>
        <w:r w:rsidR="00D31CE7" w:rsidRPr="004D07C6">
          <w:rPr>
            <w:rFonts w:eastAsiaTheme="minorEastAsia"/>
            <w:sz w:val="16"/>
            <w:szCs w:val="16"/>
          </w:rPr>
          <w:t>nes; change x-axis to “Ratio of biomass to carrying capacity in the initial year”</w:t>
        </w:r>
      </w:ins>
    </w:p>
    <w:p w14:paraId="1BBD825D" w14:textId="6D223BF6" w:rsidR="001C54F6" w:rsidRPr="004D07C6" w:rsidRDefault="001C54F6" w:rsidP="004D07C6">
      <w:pPr>
        <w:pStyle w:val="ListParagraph"/>
        <w:numPr>
          <w:ilvl w:val="0"/>
          <w:numId w:val="4"/>
        </w:numPr>
        <w:spacing w:before="0" w:after="0"/>
        <w:ind w:leftChars="0" w:rightChars="0" w:right="0"/>
        <w:rPr>
          <w:ins w:id="779" w:author="Chris Free" w:date="2023-01-14T18:08:00Z"/>
          <w:rFonts w:eastAsiaTheme="minorEastAsia"/>
          <w:sz w:val="16"/>
          <w:szCs w:val="16"/>
        </w:rPr>
      </w:pPr>
      <w:ins w:id="780" w:author="Chris Free" w:date="2023-01-14T18:12:00Z">
        <w:r w:rsidRPr="004D07C6">
          <w:rPr>
            <w:rFonts w:eastAsiaTheme="minorEastAsia"/>
            <w:sz w:val="16"/>
            <w:szCs w:val="16"/>
          </w:rPr>
          <w:t>Panel E – give color bar legend a title</w:t>
        </w:r>
      </w:ins>
    </w:p>
    <w:p w14:paraId="44A1570D" w14:textId="77777777" w:rsidR="00464C28" w:rsidRDefault="00464C28" w:rsidP="00BB254D">
      <w:pPr>
        <w:ind w:left="220" w:rightChars="0" w:right="0"/>
        <w:rPr>
          <w:rFonts w:eastAsiaTheme="minorEastAsia"/>
        </w:rPr>
      </w:pPr>
    </w:p>
    <w:p w14:paraId="0F7D6B3E" w14:textId="4802E971" w:rsidR="00486622" w:rsidRDefault="00486622" w:rsidP="004D5107">
      <w:pPr>
        <w:ind w:left="220" w:rightChars="0" w:right="0"/>
        <w:rPr>
          <w:rFonts w:eastAsiaTheme="minorEastAsia"/>
        </w:rPr>
      </w:pPr>
      <w:r>
        <w:rPr>
          <w:noProof/>
        </w:rPr>
        <w:lastRenderedPageBreak/>
        <w:drawing>
          <wp:inline distT="0" distB="0" distL="0" distR="0" wp14:anchorId="25283FB8" wp14:editId="1FE5A54B">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2C27190" w14:textId="688B6F29" w:rsidR="00486622" w:rsidRDefault="00486622" w:rsidP="004D5107">
      <w:pPr>
        <w:ind w:left="220" w:rightChars="0" w:right="0"/>
        <w:rPr>
          <w:rFonts w:eastAsiaTheme="minorEastAsia"/>
        </w:rPr>
      </w:pPr>
    </w:p>
    <w:p w14:paraId="74D2FD1E" w14:textId="0A2832C3" w:rsidR="001C54F6" w:rsidRDefault="00BB254D" w:rsidP="004D07C6">
      <w:pPr>
        <w:ind w:left="220" w:rightChars="0" w:right="0"/>
        <w:rPr>
          <w:ins w:id="781" w:author="Chris Free" w:date="2023-01-14T18:13:00Z"/>
          <w:rFonts w:eastAsiaTheme="minorEastAsia"/>
        </w:rPr>
      </w:pPr>
      <w:r>
        <w:rPr>
          <w:rFonts w:eastAsiaTheme="minorEastAsia" w:hint="eastAsia"/>
        </w:rPr>
        <w:t>F</w:t>
      </w:r>
      <w:r>
        <w:rPr>
          <w:rFonts w:eastAsiaTheme="minorEastAsia"/>
        </w:rPr>
        <w:t>ig.3. The depletion rates (ratio of biomass over carrying capacity) of the terminal years for each population grouped by species. The blue and red arrows point to the</w:t>
      </w:r>
      <w:r w:rsidRPr="009F2698">
        <w:rPr>
          <w:rFonts w:eastAsiaTheme="minorEastAsia"/>
        </w:rPr>
        <w:t xml:space="preserve"> depletion rate</w:t>
      </w:r>
      <w:r>
        <w:rPr>
          <w:rFonts w:eastAsiaTheme="minorEastAsia"/>
        </w:rPr>
        <w:t>s</w:t>
      </w:r>
      <w:r w:rsidRPr="009F2698">
        <w:rPr>
          <w:rFonts w:eastAsiaTheme="minorEastAsia"/>
        </w:rPr>
        <w:t xml:space="preserve"> in the absence of fishing</w:t>
      </w:r>
      <w:r>
        <w:rPr>
          <w:rFonts w:eastAsiaTheme="minorEastAsia"/>
        </w:rPr>
        <w:t xml:space="preserve"> and temperature variation, respectively</w:t>
      </w:r>
      <w:r w:rsidRPr="009F2698">
        <w:rPr>
          <w:rFonts w:eastAsiaTheme="minorEastAsia"/>
        </w:rPr>
        <w:t>.</w:t>
      </w:r>
    </w:p>
    <w:p w14:paraId="12C09943" w14:textId="77777777" w:rsidR="004D07C6" w:rsidRPr="004D07C6" w:rsidRDefault="004D07C6" w:rsidP="004D07C6">
      <w:pPr>
        <w:ind w:leftChars="0" w:left="220" w:rightChars="0" w:right="0"/>
        <w:rPr>
          <w:ins w:id="782" w:author="Chris Free" w:date="2023-01-14T18:25:00Z"/>
          <w:rFonts w:eastAsiaTheme="minorEastAsia"/>
          <w:sz w:val="18"/>
          <w:szCs w:val="18"/>
        </w:rPr>
      </w:pPr>
      <w:ins w:id="783" w:author="Chris Free" w:date="2023-01-14T18:25:00Z">
        <w:r w:rsidRPr="004D07C6">
          <w:rPr>
            <w:rFonts w:eastAsiaTheme="minorEastAsia"/>
            <w:sz w:val="18"/>
            <w:szCs w:val="18"/>
          </w:rPr>
          <w:t>Comments</w:t>
        </w:r>
      </w:ins>
    </w:p>
    <w:p w14:paraId="429FE23E" w14:textId="3F5DF659" w:rsidR="005C63E0" w:rsidRPr="004D07C6" w:rsidRDefault="005C63E0" w:rsidP="004D07C6">
      <w:pPr>
        <w:pStyle w:val="ListParagraph"/>
        <w:numPr>
          <w:ilvl w:val="0"/>
          <w:numId w:val="2"/>
        </w:numPr>
        <w:ind w:leftChars="0" w:rightChars="0" w:right="0"/>
        <w:rPr>
          <w:ins w:id="784" w:author="Chris Free" w:date="2023-01-14T18:16:00Z"/>
          <w:rFonts w:eastAsiaTheme="minorEastAsia"/>
          <w:sz w:val="18"/>
          <w:szCs w:val="18"/>
        </w:rPr>
      </w:pPr>
      <w:ins w:id="785" w:author="Chris Free" w:date="2023-01-14T18:16:00Z">
        <w:r w:rsidRPr="004D07C6">
          <w:rPr>
            <w:rFonts w:eastAsiaTheme="minorEastAsia"/>
            <w:sz w:val="18"/>
            <w:szCs w:val="18"/>
          </w:rPr>
          <w:t>Use “Sentence case” for species name</w:t>
        </w:r>
      </w:ins>
    </w:p>
    <w:p w14:paraId="28F0C40F" w14:textId="5C5A6E87" w:rsidR="005C63E0" w:rsidRPr="004D07C6" w:rsidRDefault="005C63E0" w:rsidP="004D07C6">
      <w:pPr>
        <w:pStyle w:val="ListParagraph"/>
        <w:numPr>
          <w:ilvl w:val="0"/>
          <w:numId w:val="2"/>
        </w:numPr>
        <w:ind w:leftChars="0" w:rightChars="0" w:right="0"/>
        <w:rPr>
          <w:ins w:id="786" w:author="Chris Free" w:date="2023-01-14T18:17:00Z"/>
          <w:rFonts w:eastAsiaTheme="minorEastAsia"/>
          <w:sz w:val="18"/>
          <w:szCs w:val="18"/>
        </w:rPr>
      </w:pPr>
      <w:ins w:id="787" w:author="Chris Free" w:date="2023-01-14T18:16:00Z">
        <w:r w:rsidRPr="004D07C6">
          <w:rPr>
            <w:rFonts w:eastAsiaTheme="minorEastAsia"/>
            <w:sz w:val="18"/>
            <w:szCs w:val="18"/>
          </w:rPr>
          <w:t>Add legend to explicity show what red / blue arrows mean so reader doesn’t have to look to the captio</w:t>
        </w:r>
      </w:ins>
      <w:ins w:id="788" w:author="Chris Free" w:date="2023-01-14T18:17:00Z">
        <w:r w:rsidR="00F06486" w:rsidRPr="004D07C6">
          <w:rPr>
            <w:rFonts w:eastAsiaTheme="minorEastAsia"/>
            <w:sz w:val="18"/>
            <w:szCs w:val="18"/>
          </w:rPr>
          <w:t>n</w:t>
        </w:r>
      </w:ins>
    </w:p>
    <w:p w14:paraId="144F1DEB" w14:textId="2B50CAC2" w:rsidR="00F06486" w:rsidRPr="004D07C6" w:rsidRDefault="00F06486" w:rsidP="004D07C6">
      <w:pPr>
        <w:pStyle w:val="ListParagraph"/>
        <w:numPr>
          <w:ilvl w:val="0"/>
          <w:numId w:val="2"/>
        </w:numPr>
        <w:ind w:leftChars="0" w:rightChars="0" w:right="0"/>
        <w:rPr>
          <w:ins w:id="789" w:author="Chris Free" w:date="2023-01-14T18:16:00Z"/>
          <w:rFonts w:eastAsiaTheme="minorEastAsia"/>
          <w:sz w:val="18"/>
          <w:szCs w:val="18"/>
        </w:rPr>
      </w:pPr>
      <w:ins w:id="790" w:author="Chris Free" w:date="2023-01-14T18:17:00Z">
        <w:r w:rsidRPr="004D07C6">
          <w:rPr>
            <w:rFonts w:eastAsiaTheme="minorEastAsia"/>
            <w:sz w:val="18"/>
            <w:szCs w:val="18"/>
          </w:rPr>
          <w:t>Is worth creating small sublots that show overlaid density distributions of the relative strength and direction of fishing and climate impacts?</w:t>
        </w:r>
      </w:ins>
    </w:p>
    <w:p w14:paraId="4B48B719" w14:textId="16970136" w:rsidR="001C54F6" w:rsidRPr="004D07C6" w:rsidRDefault="001C54F6" w:rsidP="004D07C6">
      <w:pPr>
        <w:pStyle w:val="ListParagraph"/>
        <w:numPr>
          <w:ilvl w:val="0"/>
          <w:numId w:val="2"/>
        </w:numPr>
        <w:ind w:leftChars="0" w:rightChars="0" w:right="0"/>
        <w:rPr>
          <w:rFonts w:eastAsiaTheme="minorEastAsia"/>
          <w:sz w:val="18"/>
          <w:szCs w:val="18"/>
        </w:rPr>
      </w:pPr>
      <w:ins w:id="791" w:author="Chris Free" w:date="2023-01-14T18:13:00Z">
        <w:r w:rsidRPr="004D07C6">
          <w:rPr>
            <w:rFonts w:eastAsiaTheme="minorEastAsia"/>
            <w:sz w:val="18"/>
            <w:szCs w:val="18"/>
          </w:rPr>
          <w:t>Change x-axis to “Ratio of biomass to carrying cap</w:t>
        </w:r>
      </w:ins>
      <w:ins w:id="792" w:author="Chris Free" w:date="2023-01-14T18:15:00Z">
        <w:r w:rsidRPr="004D07C6">
          <w:rPr>
            <w:rFonts w:eastAsiaTheme="minorEastAsia"/>
            <w:sz w:val="18"/>
            <w:szCs w:val="18"/>
          </w:rPr>
          <w:t>a</w:t>
        </w:r>
      </w:ins>
      <w:ins w:id="793" w:author="Chris Free" w:date="2023-01-14T18:13:00Z">
        <w:r w:rsidRPr="004D07C6">
          <w:rPr>
            <w:rFonts w:eastAsiaTheme="minorEastAsia"/>
            <w:sz w:val="18"/>
            <w:szCs w:val="18"/>
          </w:rPr>
          <w:t xml:space="preserve">city </w:t>
        </w:r>
      </w:ins>
      <w:ins w:id="794" w:author="Chris Free" w:date="2023-01-14T18:14:00Z">
        <w:r w:rsidRPr="004D07C6">
          <w:rPr>
            <w:rFonts w:eastAsiaTheme="minorEastAsia"/>
            <w:sz w:val="18"/>
            <w:szCs w:val="18"/>
          </w:rPr>
          <w:t>in the terminal year” or consider the following “Depletion in terminal year \n (ratio of biomass to carrying cap</w:t>
        </w:r>
      </w:ins>
      <w:ins w:id="795" w:author="Chris Free" w:date="2023-01-14T18:15:00Z">
        <w:r w:rsidRPr="004D07C6">
          <w:rPr>
            <w:rFonts w:eastAsiaTheme="minorEastAsia"/>
            <w:sz w:val="18"/>
            <w:szCs w:val="18"/>
          </w:rPr>
          <w:t>ac</w:t>
        </w:r>
      </w:ins>
      <w:ins w:id="796" w:author="Chris Free" w:date="2023-01-14T18:14:00Z">
        <w:r w:rsidRPr="004D07C6">
          <w:rPr>
            <w:rFonts w:eastAsiaTheme="minorEastAsia"/>
            <w:sz w:val="18"/>
            <w:szCs w:val="18"/>
          </w:rPr>
          <w:t>ity in the</w:t>
        </w:r>
      </w:ins>
      <w:ins w:id="797" w:author="Chris Free" w:date="2023-01-14T18:15:00Z">
        <w:r w:rsidRPr="004D07C6">
          <w:rPr>
            <w:rFonts w:eastAsiaTheme="minorEastAsia"/>
            <w:sz w:val="18"/>
            <w:szCs w:val="18"/>
          </w:rPr>
          <w:t xml:space="preserve"> terminal year)”. What I like about this is that it gives us a simple pithy title with a title that </w:t>
        </w:r>
      </w:ins>
      <w:ins w:id="798" w:author="Chris Free" w:date="2023-01-14T18:17:00Z">
        <w:r w:rsidR="002A7560" w:rsidRPr="004D07C6">
          <w:rPr>
            <w:rFonts w:eastAsiaTheme="minorEastAsia"/>
            <w:sz w:val="18"/>
            <w:szCs w:val="18"/>
          </w:rPr>
          <w:t>explicitly</w:t>
        </w:r>
      </w:ins>
      <w:ins w:id="799" w:author="Chris Free" w:date="2023-01-14T18:15:00Z">
        <w:r w:rsidR="005C63E0" w:rsidRPr="004D07C6">
          <w:rPr>
            <w:rFonts w:eastAsiaTheme="minorEastAsia"/>
            <w:sz w:val="18"/>
            <w:szCs w:val="18"/>
          </w:rPr>
          <w:t xml:space="preserve"> </w:t>
        </w:r>
      </w:ins>
      <w:ins w:id="800" w:author="Chris Free" w:date="2023-01-14T18:17:00Z">
        <w:r w:rsidR="002A7560" w:rsidRPr="004D07C6">
          <w:rPr>
            <w:rFonts w:eastAsiaTheme="minorEastAsia"/>
            <w:sz w:val="18"/>
            <w:szCs w:val="18"/>
          </w:rPr>
          <w:t>defines</w:t>
        </w:r>
      </w:ins>
      <w:ins w:id="801" w:author="Chris Free" w:date="2023-01-14T18:15:00Z">
        <w:r w:rsidR="005C63E0" w:rsidRPr="004D07C6">
          <w:rPr>
            <w:rFonts w:eastAsiaTheme="minorEastAsia"/>
            <w:sz w:val="18"/>
            <w:szCs w:val="18"/>
          </w:rPr>
          <w:t xml:space="preserve"> it</w:t>
        </w:r>
      </w:ins>
    </w:p>
    <w:p w14:paraId="7FC23C7A" w14:textId="3E68A8D2" w:rsidR="00486622" w:rsidRDefault="00A50BCC" w:rsidP="004D5107">
      <w:pPr>
        <w:ind w:left="220" w:rightChars="0" w:right="0"/>
        <w:rPr>
          <w:rFonts w:eastAsiaTheme="minorEastAsia"/>
        </w:rPr>
      </w:pPr>
      <w:r>
        <w:rPr>
          <w:noProof/>
        </w:rPr>
        <w:lastRenderedPageBreak/>
        <w:drawing>
          <wp:inline distT="0" distB="0" distL="0" distR="0" wp14:anchorId="68F58AA9" wp14:editId="31B9FAAE">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0215B7A" w14:textId="64A568ED" w:rsidR="00BB254D" w:rsidRDefault="00BB254D" w:rsidP="00BB254D">
      <w:pPr>
        <w:ind w:left="220" w:rightChars="0" w:right="0"/>
        <w:rPr>
          <w:ins w:id="802" w:author="Chris Free" w:date="2023-01-14T18:18:00Z"/>
          <w:rFonts w:eastAsiaTheme="minorEastAsia"/>
        </w:rPr>
      </w:pPr>
      <w:r>
        <w:rPr>
          <w:rFonts w:eastAsiaTheme="minorEastAsia" w:hint="eastAsia"/>
        </w:rPr>
        <w:t>F</w:t>
      </w:r>
      <w:r>
        <w:rPr>
          <w:rFonts w:eastAsiaTheme="minorEastAsia"/>
        </w:rPr>
        <w:t xml:space="preserve">ig.4. Comparison of relative contributions to stock depletion by temperature variation and fishing. </w:t>
      </w:r>
      <w:ins w:id="803" w:author="Chris Free" w:date="2023-01-14T18:19:00Z">
        <w:r w:rsidR="00E063DF">
          <w:rPr>
            <w:rFonts w:eastAsiaTheme="minorEastAsia"/>
          </w:rPr>
          <w:t>The x-axis</w:t>
        </w:r>
      </w:ins>
      <w:del w:id="804" w:author="Chris Free" w:date="2023-01-14T18:19:00Z">
        <w:r w:rsidDel="00E063DF">
          <w:rPr>
            <w:rFonts w:eastAsiaTheme="minorEastAsia"/>
          </w:rPr>
          <w:delText>X axis</w:delText>
        </w:r>
      </w:del>
      <w:r>
        <w:rPr>
          <w:rFonts w:eastAsiaTheme="minorEastAsia"/>
        </w:rPr>
        <w:t xml:space="preserve"> represents the difference of depletion rates in the terminal year with or without fishing. </w:t>
      </w:r>
      <w:ins w:id="805" w:author="Chris Free" w:date="2023-01-14T18:19:00Z">
        <w:r w:rsidR="00E063DF">
          <w:rPr>
            <w:rFonts w:eastAsiaTheme="minorEastAsia"/>
          </w:rPr>
          <w:t>The y-</w:t>
        </w:r>
      </w:ins>
      <w:del w:id="806" w:author="Chris Free" w:date="2023-01-14T18:19:00Z">
        <w:r w:rsidDel="00E063DF">
          <w:rPr>
            <w:rFonts w:eastAsiaTheme="minorEastAsia"/>
          </w:rPr>
          <w:delText xml:space="preserve">Y </w:delText>
        </w:r>
      </w:del>
      <w:r>
        <w:rPr>
          <w:rFonts w:eastAsiaTheme="minorEastAsia"/>
        </w:rPr>
        <w:t xml:space="preserve">axis represents the difference of depletion rates in the terminal year with or without temperature </w:t>
      </w:r>
      <w:del w:id="807" w:author="Chris Free" w:date="2023-01-14T18:20:00Z">
        <w:r w:rsidDel="00431F2A">
          <w:rPr>
            <w:rFonts w:eastAsiaTheme="minorEastAsia"/>
          </w:rPr>
          <w:delText>variation</w:delText>
        </w:r>
      </w:del>
      <w:ins w:id="808" w:author="Chris Free" w:date="2023-01-14T18:20:00Z">
        <w:r w:rsidR="00431F2A">
          <w:rPr>
            <w:rFonts w:eastAsiaTheme="minorEastAsia"/>
          </w:rPr>
          <w:t>impacts</w:t>
        </w:r>
      </w:ins>
      <w:r>
        <w:rPr>
          <w:rFonts w:eastAsiaTheme="minorEastAsia"/>
        </w:rPr>
        <w:t>.</w:t>
      </w:r>
      <w:ins w:id="809" w:author="Chris Free" w:date="2023-01-14T18:20:00Z">
        <w:r w:rsidR="00471E1D">
          <w:rPr>
            <w:rFonts w:eastAsiaTheme="minorEastAsia"/>
          </w:rPr>
          <w:t xml:space="preserve"> Describe the quadrants and what the percentages mean.</w:t>
        </w:r>
      </w:ins>
    </w:p>
    <w:p w14:paraId="63B92290" w14:textId="0F1E4735" w:rsidR="002A7560" w:rsidRDefault="004D07C6">
      <w:pPr>
        <w:spacing w:before="0" w:after="0"/>
        <w:ind w:left="220" w:rightChars="0" w:right="0"/>
        <w:rPr>
          <w:ins w:id="810" w:author="Chris Free" w:date="2023-01-14T18:18:00Z"/>
          <w:rFonts w:eastAsiaTheme="minorEastAsia"/>
        </w:rPr>
        <w:pPrChange w:id="811" w:author="Chris Free" w:date="2023-01-14T18:20:00Z">
          <w:pPr>
            <w:ind w:left="220" w:rightChars="0" w:right="0"/>
          </w:pPr>
        </w:pPrChange>
      </w:pPr>
      <w:ins w:id="812" w:author="Chris Free" w:date="2023-01-14T18:20:00Z">
        <w:r>
          <w:rPr>
            <w:rFonts w:eastAsiaTheme="minorEastAsia"/>
          </w:rPr>
          <w:t>Comments:</w:t>
        </w:r>
      </w:ins>
    </w:p>
    <w:p w14:paraId="04FECEC7" w14:textId="7B11B4C6" w:rsidR="002A7560" w:rsidRPr="004D07C6" w:rsidRDefault="002A7560" w:rsidP="004D07C6">
      <w:pPr>
        <w:pStyle w:val="ListParagraph"/>
        <w:numPr>
          <w:ilvl w:val="0"/>
          <w:numId w:val="3"/>
        </w:numPr>
        <w:spacing w:before="0" w:after="0"/>
        <w:ind w:leftChars="0" w:rightChars="0" w:right="0"/>
        <w:rPr>
          <w:ins w:id="813" w:author="Chris Free" w:date="2023-01-14T18:18:00Z"/>
          <w:rFonts w:eastAsiaTheme="minorEastAsia"/>
        </w:rPr>
      </w:pPr>
      <w:ins w:id="814" w:author="Chris Free" w:date="2023-01-14T18:18:00Z">
        <w:r w:rsidRPr="004D07C6">
          <w:rPr>
            <w:rFonts w:eastAsiaTheme="minorEastAsia"/>
          </w:rPr>
          <w:t>Remove gridlines</w:t>
        </w:r>
      </w:ins>
    </w:p>
    <w:p w14:paraId="71510903" w14:textId="51E3D638" w:rsidR="002A7560" w:rsidRPr="004D07C6" w:rsidRDefault="002A7560" w:rsidP="004D07C6">
      <w:pPr>
        <w:pStyle w:val="ListParagraph"/>
        <w:numPr>
          <w:ilvl w:val="0"/>
          <w:numId w:val="3"/>
        </w:numPr>
        <w:spacing w:before="0" w:after="0"/>
        <w:ind w:leftChars="0" w:rightChars="0" w:right="0"/>
        <w:rPr>
          <w:rFonts w:eastAsiaTheme="minorEastAsia"/>
        </w:rPr>
      </w:pPr>
      <w:ins w:id="815" w:author="Chris Free" w:date="2023-01-14T18:18:00Z">
        <w:r w:rsidRPr="004D07C6">
          <w:rPr>
            <w:rFonts w:eastAsiaTheme="minorEastAsia"/>
          </w:rPr>
          <w:t>Correct “deplets” to “depletes” in two places</w:t>
        </w:r>
      </w:ins>
    </w:p>
    <w:sectPr w:rsidR="002A7560" w:rsidRPr="004D07C6" w:rsidSect="000B7143">
      <w:pgSz w:w="11906" w:h="16838"/>
      <w:pgMar w:top="1440" w:right="1800" w:bottom="1440" w:left="1800" w:header="851" w:footer="992" w:gutter="0"/>
      <w:lnNumType w:countBy="1" w:restart="continuous"/>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Chris Free" w:date="2023-01-14T18:37:00Z" w:initials="CF">
    <w:p w14:paraId="6464628C" w14:textId="77777777" w:rsidR="00B035A4" w:rsidRDefault="00B035A4" w:rsidP="00DF1FAB">
      <w:pPr>
        <w:ind w:left="220" w:right="220"/>
        <w:jc w:val="left"/>
      </w:pPr>
      <w:r>
        <w:rPr>
          <w:rStyle w:val="CommentReference"/>
        </w:rPr>
        <w:annotationRef/>
      </w:r>
      <w:r>
        <w:rPr>
          <w:sz w:val="20"/>
          <w:szCs w:val="20"/>
        </w:rPr>
        <w:t>Avoid terms like “stock” in the abstract (use population instead). Also avoid “biomass” and go for “population size” or “abundance” instead</w:t>
      </w:r>
    </w:p>
  </w:comment>
  <w:comment w:id="60" w:author="Chris Free" w:date="2023-01-14T18:36:00Z" w:initials="CF">
    <w:p w14:paraId="414AA86E" w14:textId="59A1BD32" w:rsidR="00B035A4" w:rsidRDefault="00B035A4" w:rsidP="00487BBA">
      <w:pPr>
        <w:ind w:left="220" w:right="220"/>
        <w:jc w:val="left"/>
      </w:pPr>
      <w:r>
        <w:rPr>
          <w:rStyle w:val="CommentReference"/>
        </w:rPr>
        <w:annotationRef/>
      </w:r>
      <w:r>
        <w:rPr>
          <w:sz w:val="20"/>
          <w:szCs w:val="20"/>
        </w:rPr>
        <w:t>Can we describe the patterns in these responses?</w:t>
      </w:r>
    </w:p>
  </w:comment>
  <w:comment w:id="140" w:author="Chris Free" w:date="2023-01-15T07:51:00Z" w:initials="CF">
    <w:p w14:paraId="521EA3FF" w14:textId="77777777" w:rsidR="00A02AAF" w:rsidRDefault="00A02AAF" w:rsidP="00EC60FB">
      <w:pPr>
        <w:ind w:left="220" w:right="220"/>
        <w:jc w:val="left"/>
      </w:pPr>
      <w:r>
        <w:rPr>
          <w:rStyle w:val="CommentReference"/>
        </w:rPr>
        <w:annotationRef/>
      </w:r>
      <w:r>
        <w:rPr>
          <w:sz w:val="20"/>
          <w:szCs w:val="20"/>
        </w:rPr>
        <w:t>Do you think we’ll need to define this for a broad audience?</w:t>
      </w:r>
    </w:p>
  </w:comment>
  <w:comment w:id="236" w:author="Chris Free" w:date="2023-01-15T08:19:00Z" w:initials="CF">
    <w:p w14:paraId="206DC51E" w14:textId="77777777" w:rsidR="001B1CD9" w:rsidRDefault="001B1CD9" w:rsidP="006A1112">
      <w:pPr>
        <w:ind w:left="220" w:right="220"/>
        <w:jc w:val="left"/>
      </w:pPr>
      <w:r>
        <w:rPr>
          <w:rStyle w:val="CommentReference"/>
        </w:rPr>
        <w:annotationRef/>
      </w:r>
      <w:r>
        <w:rPr>
          <w:sz w:val="20"/>
          <w:szCs w:val="20"/>
        </w:rPr>
        <w:t>I’d love to get just a little more here about the types of surveys and units for the surveys.</w:t>
      </w:r>
    </w:p>
  </w:comment>
  <w:comment w:id="317" w:author="Chris Free" w:date="2023-01-15T09:30:00Z" w:initials="CF">
    <w:p w14:paraId="6E2CFEB7" w14:textId="77777777" w:rsidR="00475F87" w:rsidRDefault="00475F87" w:rsidP="00020A19">
      <w:pPr>
        <w:ind w:left="220" w:right="220"/>
        <w:jc w:val="left"/>
      </w:pPr>
      <w:r>
        <w:rPr>
          <w:rStyle w:val="CommentReference"/>
        </w:rPr>
        <w:annotationRef/>
      </w:r>
      <w:r>
        <w:rPr>
          <w:sz w:val="20"/>
          <w:szCs w:val="20"/>
        </w:rPr>
        <w:t>Is it still considered logistic if the shape parameter makes it assymetic?</w:t>
      </w:r>
    </w:p>
  </w:comment>
  <w:comment w:id="368" w:author="Chris Free" w:date="2023-01-15T09:36:00Z" w:initials="CF">
    <w:p w14:paraId="19EFAB00" w14:textId="77777777" w:rsidR="00CD6E4C" w:rsidRDefault="00CD6E4C" w:rsidP="00893420">
      <w:pPr>
        <w:ind w:left="220" w:right="220"/>
        <w:jc w:val="left"/>
      </w:pPr>
      <w:r>
        <w:rPr>
          <w:rStyle w:val="CommentReference"/>
        </w:rPr>
        <w:annotationRef/>
      </w:r>
      <w:r>
        <w:rPr>
          <w:sz w:val="20"/>
          <w:szCs w:val="20"/>
        </w:rPr>
        <w:t>I think this can all be deleted? It’s already been said, right?</w:t>
      </w:r>
    </w:p>
  </w:comment>
  <w:comment w:id="382" w:author="Chris Free" w:date="2023-01-15T09:48:00Z" w:initials="CF">
    <w:p w14:paraId="5DF45226" w14:textId="77777777" w:rsidR="00EA65C8" w:rsidRDefault="00EA65C8" w:rsidP="002E08AC">
      <w:pPr>
        <w:ind w:left="220" w:right="220"/>
        <w:jc w:val="left"/>
      </w:pPr>
      <w:r>
        <w:rPr>
          <w:rStyle w:val="CommentReference"/>
        </w:rPr>
        <w:annotationRef/>
      </w:r>
      <w:r>
        <w:rPr>
          <w:sz w:val="20"/>
          <w:szCs w:val="20"/>
        </w:rPr>
        <w:t>Removing stocking because I think we should introduce in the base model</w:t>
      </w:r>
    </w:p>
  </w:comment>
  <w:comment w:id="414" w:author="Chris Free" w:date="2023-01-15T09:51:00Z" w:initials="CF">
    <w:p w14:paraId="77868932" w14:textId="77777777" w:rsidR="00EA65C8" w:rsidRDefault="00EA65C8" w:rsidP="00144825">
      <w:pPr>
        <w:ind w:left="220" w:right="220"/>
        <w:jc w:val="left"/>
      </w:pPr>
      <w:r>
        <w:rPr>
          <w:rStyle w:val="CommentReference"/>
        </w:rPr>
        <w:annotationRef/>
      </w:r>
      <w:r>
        <w:rPr>
          <w:sz w:val="20"/>
          <w:szCs w:val="20"/>
        </w:rPr>
        <w:t>Remember my comment earlier about potential ability to narrow this range.</w:t>
      </w:r>
    </w:p>
  </w:comment>
  <w:comment w:id="419" w:author="Chris Free" w:date="2023-01-15T09:53:00Z" w:initials="CF">
    <w:p w14:paraId="6392A7C2" w14:textId="77777777" w:rsidR="00EA65C8" w:rsidRDefault="00EA65C8" w:rsidP="00CB402D">
      <w:pPr>
        <w:ind w:left="220" w:right="220"/>
        <w:jc w:val="left"/>
      </w:pPr>
      <w:r>
        <w:rPr>
          <w:rStyle w:val="CommentReference"/>
        </w:rPr>
        <w:annotationRef/>
      </w:r>
      <w:r>
        <w:rPr>
          <w:sz w:val="20"/>
          <w:szCs w:val="20"/>
        </w:rPr>
        <w:t>Can you explain this more?</w:t>
      </w:r>
    </w:p>
  </w:comment>
  <w:comment w:id="463" w:author="Chris Free" w:date="2023-01-15T10:08:00Z" w:initials="CF">
    <w:p w14:paraId="6EEBFEF3" w14:textId="77777777" w:rsidR="0063444F" w:rsidRDefault="0063444F" w:rsidP="00495630">
      <w:pPr>
        <w:ind w:left="220" w:right="220"/>
        <w:jc w:val="left"/>
      </w:pPr>
      <w:r>
        <w:rPr>
          <w:rStyle w:val="CommentReference"/>
        </w:rPr>
        <w:annotationRef/>
      </w:r>
      <w:r>
        <w:rPr>
          <w:sz w:val="20"/>
          <w:szCs w:val="20"/>
        </w:rPr>
        <w:t>I think move this above the simulation testing. It’s partially a hypothesis test whereas the other results are a validation test.</w:t>
      </w:r>
    </w:p>
  </w:comment>
  <w:comment w:id="476" w:author="Chris Free" w:date="2023-01-15T10:13:00Z" w:initials="CF">
    <w:p w14:paraId="0547B0AA" w14:textId="77777777" w:rsidR="00874A43" w:rsidRDefault="00874A43" w:rsidP="00B53E50">
      <w:pPr>
        <w:ind w:left="220" w:right="220"/>
        <w:jc w:val="left"/>
      </w:pPr>
      <w:r>
        <w:rPr>
          <w:rStyle w:val="CommentReference"/>
        </w:rPr>
        <w:annotationRef/>
      </w:r>
      <w:r>
        <w:rPr>
          <w:sz w:val="20"/>
          <w:szCs w:val="20"/>
        </w:rPr>
        <w:t>Nice opening results paragraph!</w:t>
      </w:r>
    </w:p>
  </w:comment>
  <w:comment w:id="540" w:author="Chris Free" w:date="2023-01-15T10:33:00Z" w:initials="CF">
    <w:p w14:paraId="60614A8F" w14:textId="77777777" w:rsidR="00F860F0" w:rsidRDefault="00F860F0" w:rsidP="00E54CEC">
      <w:pPr>
        <w:ind w:left="220" w:right="220"/>
        <w:jc w:val="left"/>
      </w:pPr>
      <w:r>
        <w:rPr>
          <w:rStyle w:val="CommentReference"/>
        </w:rPr>
        <w:annotationRef/>
      </w:r>
      <w:r>
        <w:rPr>
          <w:sz w:val="20"/>
          <w:szCs w:val="20"/>
        </w:rPr>
        <w:t>I don’t understand this. Can you reword?</w:t>
      </w:r>
    </w:p>
  </w:comment>
  <w:comment w:id="557" w:author="Chris Free" w:date="2023-01-15T14:06:00Z" w:initials="CF">
    <w:p w14:paraId="33BAC057" w14:textId="77777777" w:rsidR="00736E1B" w:rsidRDefault="00736E1B" w:rsidP="00D043D3">
      <w:pPr>
        <w:ind w:left="220" w:right="220"/>
        <w:jc w:val="left"/>
      </w:pPr>
      <w:r>
        <w:rPr>
          <w:rStyle w:val="CommentReference"/>
        </w:rPr>
        <w:annotationRef/>
      </w:r>
      <w:r>
        <w:rPr>
          <w:sz w:val="20"/>
          <w:szCs w:val="20"/>
        </w:rPr>
        <w:t>I like what you’re doing here but is there a way to flip or combine these two sentences to feature the results of this paper more quickly. Maybe say our result and  then say how this has been shown in marine realms but never before in freshwater realms.</w:t>
      </w:r>
    </w:p>
  </w:comment>
  <w:comment w:id="578" w:author="Chris Free" w:date="2023-01-15T14:11:00Z" w:initials="CF">
    <w:p w14:paraId="224D4327" w14:textId="77777777" w:rsidR="00D5270F" w:rsidRDefault="00D5270F" w:rsidP="008135ED">
      <w:pPr>
        <w:ind w:left="220" w:right="220"/>
        <w:jc w:val="left"/>
      </w:pPr>
      <w:r>
        <w:rPr>
          <w:rStyle w:val="CommentReference"/>
        </w:rPr>
        <w:annotationRef/>
      </w:r>
      <w:r>
        <w:rPr>
          <w:sz w:val="20"/>
          <w:szCs w:val="20"/>
        </w:rPr>
        <w:t>You haven’t mentioned spearing before so I’d make this broader.</w:t>
      </w:r>
    </w:p>
  </w:comment>
  <w:comment w:id="599" w:author="Chris Free" w:date="2023-01-15T14:15:00Z" w:initials="CF">
    <w:p w14:paraId="5801ABE0" w14:textId="77777777" w:rsidR="00871AB4" w:rsidRDefault="00871AB4" w:rsidP="00493F64">
      <w:pPr>
        <w:ind w:left="220" w:right="220"/>
        <w:jc w:val="left"/>
      </w:pPr>
      <w:r>
        <w:rPr>
          <w:rStyle w:val="CommentReference"/>
        </w:rPr>
        <w:annotationRef/>
      </w:r>
      <w:r>
        <w:rPr>
          <w:sz w:val="20"/>
          <w:szCs w:val="20"/>
        </w:rPr>
        <w:t>Or maybe even delete or move after the next sentence. The next sentence is important and I worry we’re burying the lead.</w:t>
      </w:r>
    </w:p>
  </w:comment>
  <w:comment w:id="605" w:author="Chris Free" w:date="2023-01-15T14:17:00Z" w:initials="CF">
    <w:p w14:paraId="49A4815F" w14:textId="77777777" w:rsidR="00C908D2" w:rsidRDefault="00C908D2" w:rsidP="00213A9B">
      <w:pPr>
        <w:ind w:left="220" w:right="220"/>
        <w:jc w:val="left"/>
      </w:pPr>
      <w:r>
        <w:rPr>
          <w:rStyle w:val="CommentReference"/>
        </w:rPr>
        <w:annotationRef/>
      </w:r>
      <w:r>
        <w:rPr>
          <w:sz w:val="20"/>
          <w:szCs w:val="20"/>
        </w:rPr>
        <w:t>Can we make the topic sentence include the freshwater result?</w:t>
      </w:r>
    </w:p>
  </w:comment>
  <w:comment w:id="606" w:author="Chris Free" w:date="2023-01-15T14:20:00Z" w:initials="CF">
    <w:p w14:paraId="7770C4F9" w14:textId="77777777" w:rsidR="00C908D2" w:rsidRDefault="00C908D2" w:rsidP="008E23BD">
      <w:pPr>
        <w:ind w:left="220" w:right="220"/>
        <w:jc w:val="left"/>
      </w:pPr>
      <w:r>
        <w:rPr>
          <w:rStyle w:val="CommentReference"/>
        </w:rPr>
        <w:annotationRef/>
      </w:r>
      <w:r>
        <w:rPr>
          <w:sz w:val="20"/>
          <w:szCs w:val="20"/>
        </w:rPr>
        <w:t>On second thought, I think this paragraph is something quite different. It’s about temperature affinities as opposed to geography. Maybe remove this?</w:t>
      </w:r>
    </w:p>
  </w:comment>
  <w:comment w:id="613" w:author="Chris Free" w:date="2023-01-15T14:21:00Z" w:initials="CF">
    <w:p w14:paraId="52A5F637" w14:textId="77777777" w:rsidR="00007299" w:rsidRDefault="00007299" w:rsidP="007D1E25">
      <w:pPr>
        <w:ind w:left="220" w:right="220"/>
        <w:jc w:val="left"/>
      </w:pPr>
      <w:r>
        <w:rPr>
          <w:rStyle w:val="CommentReference"/>
        </w:rPr>
        <w:annotationRef/>
      </w:r>
      <w:r>
        <w:rPr>
          <w:sz w:val="20"/>
          <w:szCs w:val="20"/>
        </w:rPr>
        <w:t>Could make the topic sentence about: “The response of populations to warming is strongly determined by the thermal affinity/guild/tolerance of the species.”</w:t>
      </w:r>
    </w:p>
  </w:comment>
  <w:comment w:id="614" w:author="Chris Free" w:date="2023-01-15T14:30:00Z" w:initials="CF">
    <w:p w14:paraId="66B01A8B" w14:textId="77777777" w:rsidR="00374118" w:rsidRDefault="00374118" w:rsidP="005B0141">
      <w:pPr>
        <w:ind w:left="220" w:right="220"/>
        <w:jc w:val="left"/>
      </w:pPr>
      <w:r>
        <w:rPr>
          <w:rStyle w:val="CommentReference"/>
        </w:rPr>
        <w:annotationRef/>
      </w:r>
      <w:r>
        <w:rPr>
          <w:sz w:val="20"/>
          <w:szCs w:val="20"/>
        </w:rPr>
        <w:t xml:space="preserve">Maybe make topic sentence broader, about role of competition in shaping response to warming? Right now the first two sentences seem somewhat repetitive. </w:t>
      </w:r>
    </w:p>
  </w:comment>
  <w:comment w:id="642" w:author="Chris Free" w:date="2023-01-15T14:33:00Z" w:initials="CF">
    <w:p w14:paraId="4F712150" w14:textId="77777777" w:rsidR="00A74522" w:rsidRDefault="00A74522" w:rsidP="00C3419D">
      <w:pPr>
        <w:ind w:left="220" w:right="220"/>
        <w:jc w:val="left"/>
      </w:pPr>
      <w:r>
        <w:rPr>
          <w:rStyle w:val="CommentReference"/>
        </w:rPr>
        <w:annotationRef/>
      </w:r>
      <w:r>
        <w:rPr>
          <w:sz w:val="20"/>
          <w:szCs w:val="20"/>
        </w:rPr>
        <w:t>Maybe break this into its own sentence and highlight how walleye is cool-water and especially important?</w:t>
      </w:r>
    </w:p>
  </w:comment>
  <w:comment w:id="657" w:author="Chris Free" w:date="2023-01-15T14:40:00Z" w:initials="CF">
    <w:p w14:paraId="6A78AB00" w14:textId="77777777" w:rsidR="00635EB3" w:rsidRDefault="00635EB3" w:rsidP="00A07973">
      <w:pPr>
        <w:ind w:left="220" w:right="220"/>
        <w:jc w:val="left"/>
      </w:pPr>
      <w:r>
        <w:rPr>
          <w:rStyle w:val="CommentReference"/>
        </w:rPr>
        <w:annotationRef/>
      </w:r>
      <w:r>
        <w:rPr>
          <w:sz w:val="20"/>
          <w:szCs w:val="20"/>
        </w:rPr>
        <w:t>Missing word here.</w:t>
      </w:r>
    </w:p>
  </w:comment>
  <w:comment w:id="677" w:author="Chris Free" w:date="2023-01-15T14:45:00Z" w:initials="CF">
    <w:p w14:paraId="76EA0F91" w14:textId="77777777" w:rsidR="00D70C65" w:rsidRDefault="00D70C65" w:rsidP="006028FB">
      <w:pPr>
        <w:ind w:left="220" w:right="220"/>
        <w:jc w:val="left"/>
      </w:pPr>
      <w:r>
        <w:rPr>
          <w:rStyle w:val="CommentReference"/>
        </w:rPr>
        <w:annotationRef/>
      </w:r>
      <w:r>
        <w:rPr>
          <w:sz w:val="20"/>
          <w:szCs w:val="20"/>
        </w:rPr>
        <w:t>I’m not sure I know what this sentence is about.</w:t>
      </w:r>
    </w:p>
  </w:comment>
  <w:comment w:id="687" w:author="Chris Free" w:date="2023-01-15T14:48:00Z" w:initials="CF">
    <w:p w14:paraId="184678C8" w14:textId="77777777" w:rsidR="00307AC8" w:rsidRDefault="00307AC8" w:rsidP="006878F1">
      <w:pPr>
        <w:ind w:left="220" w:right="220"/>
        <w:jc w:val="left"/>
      </w:pPr>
      <w:r>
        <w:rPr>
          <w:rStyle w:val="CommentReference"/>
        </w:rPr>
        <w:annotationRef/>
      </w:r>
      <w:r>
        <w:rPr>
          <w:sz w:val="20"/>
          <w:szCs w:val="20"/>
        </w:rPr>
        <w:t>Do you mean population-specific research?</w:t>
      </w:r>
    </w:p>
  </w:comment>
  <w:comment w:id="718" w:author="Chris Free" w:date="2023-01-14T18:01:00Z" w:initials="CF">
    <w:p w14:paraId="25A68C1A" w14:textId="690FCC03" w:rsidR="00DD0BCC" w:rsidRDefault="00DD0BCC" w:rsidP="00360AEB">
      <w:pPr>
        <w:ind w:left="220" w:right="220"/>
        <w:jc w:val="left"/>
      </w:pPr>
      <w:r>
        <w:rPr>
          <w:rStyle w:val="CommentReference"/>
        </w:rPr>
        <w:annotationRef/>
      </w:r>
      <w:r>
        <w:rPr>
          <w:sz w:val="20"/>
          <w:szCs w:val="20"/>
        </w:rPr>
        <w:t>Describe main map before describing inset map.</w:t>
      </w:r>
    </w:p>
  </w:comment>
  <w:comment w:id="724" w:author="Chris Free" w:date="2023-01-14T18:00:00Z" w:initials="CF">
    <w:p w14:paraId="6AE595AB" w14:textId="7CB5A244" w:rsidR="00DD0BCC" w:rsidRDefault="00DD0BCC" w:rsidP="004E5932">
      <w:pPr>
        <w:ind w:left="220" w:right="220"/>
        <w:jc w:val="left"/>
      </w:pPr>
      <w:r>
        <w:rPr>
          <w:rStyle w:val="CommentReference"/>
        </w:rPr>
        <w:annotationRef/>
      </w:r>
      <w:r>
        <w:rPr>
          <w:sz w:val="20"/>
          <w:szCs w:val="20"/>
        </w:rPr>
        <w:t>So many journals ask for this now</w:t>
      </w:r>
    </w:p>
  </w:comment>
  <w:comment w:id="746" w:author="Chris Free" w:date="2023-01-14T18:02:00Z" w:initials="CF">
    <w:p w14:paraId="64987F65" w14:textId="77777777" w:rsidR="00DD0BCC" w:rsidRDefault="00DD0BCC" w:rsidP="008403BF">
      <w:pPr>
        <w:ind w:left="220" w:right="220"/>
        <w:jc w:val="left"/>
      </w:pPr>
      <w:r>
        <w:rPr>
          <w:rStyle w:val="CommentReference"/>
        </w:rPr>
        <w:annotationRef/>
      </w:r>
      <w:r>
        <w:rPr>
          <w:sz w:val="20"/>
          <w:szCs w:val="20"/>
        </w:rPr>
        <w:t>What is the difference between grey and black lines that I see?</w:t>
      </w:r>
    </w:p>
  </w:comment>
  <w:comment w:id="766" w:author="Chris Free" w:date="2023-01-14T18:00:00Z" w:initials="CF">
    <w:p w14:paraId="047F0CE3" w14:textId="77777777" w:rsidR="00464C28" w:rsidRDefault="00464C28" w:rsidP="00464C28">
      <w:pPr>
        <w:ind w:left="220" w:right="220"/>
        <w:jc w:val="left"/>
      </w:pPr>
      <w:r>
        <w:rPr>
          <w:rStyle w:val="CommentReference"/>
        </w:rPr>
        <w:annotationRef/>
      </w:r>
      <w:r>
        <w:rPr>
          <w:sz w:val="20"/>
          <w:szCs w:val="20"/>
        </w:rPr>
        <w:t>So many journals ask for this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64628C" w15:done="0"/>
  <w15:commentEx w15:paraId="414AA86E" w15:done="0"/>
  <w15:commentEx w15:paraId="521EA3FF" w15:done="0"/>
  <w15:commentEx w15:paraId="206DC51E" w15:done="0"/>
  <w15:commentEx w15:paraId="6E2CFEB7" w15:done="0"/>
  <w15:commentEx w15:paraId="19EFAB00" w15:done="0"/>
  <w15:commentEx w15:paraId="5DF45226" w15:done="0"/>
  <w15:commentEx w15:paraId="77868932" w15:done="0"/>
  <w15:commentEx w15:paraId="6392A7C2" w15:done="0"/>
  <w15:commentEx w15:paraId="6EEBFEF3" w15:done="0"/>
  <w15:commentEx w15:paraId="0547B0AA" w15:done="0"/>
  <w15:commentEx w15:paraId="60614A8F" w15:done="0"/>
  <w15:commentEx w15:paraId="33BAC057" w15:done="0"/>
  <w15:commentEx w15:paraId="224D4327" w15:done="0"/>
  <w15:commentEx w15:paraId="5801ABE0" w15:done="0"/>
  <w15:commentEx w15:paraId="49A4815F" w15:done="0"/>
  <w15:commentEx w15:paraId="7770C4F9" w15:paraIdParent="49A4815F" w15:done="0"/>
  <w15:commentEx w15:paraId="52A5F637" w15:done="0"/>
  <w15:commentEx w15:paraId="66B01A8B" w15:done="0"/>
  <w15:commentEx w15:paraId="4F712150" w15:done="0"/>
  <w15:commentEx w15:paraId="6A78AB00" w15:done="0"/>
  <w15:commentEx w15:paraId="76EA0F91" w15:done="0"/>
  <w15:commentEx w15:paraId="184678C8" w15:done="0"/>
  <w15:commentEx w15:paraId="25A68C1A" w15:done="0"/>
  <w15:commentEx w15:paraId="6AE595AB" w15:done="0"/>
  <w15:commentEx w15:paraId="64987F65" w15:done="0"/>
  <w15:commentEx w15:paraId="047F0C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D74FF" w16cex:dateUtc="2023-01-15T02:37:00Z"/>
  <w16cex:commentExtensible w16cex:durableId="276D74C7" w16cex:dateUtc="2023-01-15T02:36:00Z"/>
  <w16cex:commentExtensible w16cex:durableId="276E2F07" w16cex:dateUtc="2023-01-15T15:51:00Z"/>
  <w16cex:commentExtensible w16cex:durableId="276E35A1" w16cex:dateUtc="2023-01-15T16:19:00Z"/>
  <w16cex:commentExtensible w16cex:durableId="276E464A" w16cex:dateUtc="2023-01-15T17:30:00Z"/>
  <w16cex:commentExtensible w16cex:durableId="276E47A8" w16cex:dateUtc="2023-01-15T17:36:00Z"/>
  <w16cex:commentExtensible w16cex:durableId="276E4A70" w16cex:dateUtc="2023-01-15T17:48:00Z"/>
  <w16cex:commentExtensible w16cex:durableId="276E4B2F" w16cex:dateUtc="2023-01-15T17:51:00Z"/>
  <w16cex:commentExtensible w16cex:durableId="276E4B83" w16cex:dateUtc="2023-01-15T17:53:00Z"/>
  <w16cex:commentExtensible w16cex:durableId="276E4F3A" w16cex:dateUtc="2023-01-15T18:08:00Z"/>
  <w16cex:commentExtensible w16cex:durableId="276E505A" w16cex:dateUtc="2023-01-15T18:13:00Z"/>
  <w16cex:commentExtensible w16cex:durableId="276E54EF" w16cex:dateUtc="2023-01-15T18:33:00Z"/>
  <w16cex:commentExtensible w16cex:durableId="276E86E7" w16cex:dateUtc="2023-01-15T22:06:00Z"/>
  <w16cex:commentExtensible w16cex:durableId="276E8803" w16cex:dateUtc="2023-01-15T22:11:00Z"/>
  <w16cex:commentExtensible w16cex:durableId="276E8914" w16cex:dateUtc="2023-01-15T22:15:00Z"/>
  <w16cex:commentExtensible w16cex:durableId="276E8965" w16cex:dateUtc="2023-01-15T22:17:00Z"/>
  <w16cex:commentExtensible w16cex:durableId="276E8A10" w16cex:dateUtc="2023-01-15T22:20:00Z"/>
  <w16cex:commentExtensible w16cex:durableId="276E8A5F" w16cex:dateUtc="2023-01-15T22:21:00Z"/>
  <w16cex:commentExtensible w16cex:durableId="276E8C7E" w16cex:dateUtc="2023-01-15T22:30:00Z"/>
  <w16cex:commentExtensible w16cex:durableId="276E8D30" w16cex:dateUtc="2023-01-15T22:33:00Z"/>
  <w16cex:commentExtensible w16cex:durableId="276E8EF2" w16cex:dateUtc="2023-01-15T22:40:00Z"/>
  <w16cex:commentExtensible w16cex:durableId="276E8FEE" w16cex:dateUtc="2023-01-15T22:45:00Z"/>
  <w16cex:commentExtensible w16cex:durableId="276E90CC" w16cex:dateUtc="2023-01-15T22:48:00Z"/>
  <w16cex:commentExtensible w16cex:durableId="276D6C5E" w16cex:dateUtc="2023-01-15T02:01:00Z"/>
  <w16cex:commentExtensible w16cex:durableId="276D6C37" w16cex:dateUtc="2023-01-15T02:00:00Z"/>
  <w16cex:commentExtensible w16cex:durableId="276D6CAE" w16cex:dateUtc="2023-01-15T02:02:00Z"/>
  <w16cex:commentExtensible w16cex:durableId="276D6D8A" w16cex:dateUtc="2023-01-15T0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64628C" w16cid:durableId="276D74FF"/>
  <w16cid:commentId w16cid:paraId="414AA86E" w16cid:durableId="276D74C7"/>
  <w16cid:commentId w16cid:paraId="521EA3FF" w16cid:durableId="276E2F07"/>
  <w16cid:commentId w16cid:paraId="206DC51E" w16cid:durableId="276E35A1"/>
  <w16cid:commentId w16cid:paraId="6E2CFEB7" w16cid:durableId="276E464A"/>
  <w16cid:commentId w16cid:paraId="19EFAB00" w16cid:durableId="276E47A8"/>
  <w16cid:commentId w16cid:paraId="5DF45226" w16cid:durableId="276E4A70"/>
  <w16cid:commentId w16cid:paraId="77868932" w16cid:durableId="276E4B2F"/>
  <w16cid:commentId w16cid:paraId="6392A7C2" w16cid:durableId="276E4B83"/>
  <w16cid:commentId w16cid:paraId="6EEBFEF3" w16cid:durableId="276E4F3A"/>
  <w16cid:commentId w16cid:paraId="0547B0AA" w16cid:durableId="276E505A"/>
  <w16cid:commentId w16cid:paraId="60614A8F" w16cid:durableId="276E54EF"/>
  <w16cid:commentId w16cid:paraId="33BAC057" w16cid:durableId="276E86E7"/>
  <w16cid:commentId w16cid:paraId="224D4327" w16cid:durableId="276E8803"/>
  <w16cid:commentId w16cid:paraId="5801ABE0" w16cid:durableId="276E8914"/>
  <w16cid:commentId w16cid:paraId="49A4815F" w16cid:durableId="276E8965"/>
  <w16cid:commentId w16cid:paraId="7770C4F9" w16cid:durableId="276E8A10"/>
  <w16cid:commentId w16cid:paraId="52A5F637" w16cid:durableId="276E8A5F"/>
  <w16cid:commentId w16cid:paraId="66B01A8B" w16cid:durableId="276E8C7E"/>
  <w16cid:commentId w16cid:paraId="4F712150" w16cid:durableId="276E8D30"/>
  <w16cid:commentId w16cid:paraId="6A78AB00" w16cid:durableId="276E8EF2"/>
  <w16cid:commentId w16cid:paraId="76EA0F91" w16cid:durableId="276E8FEE"/>
  <w16cid:commentId w16cid:paraId="184678C8" w16cid:durableId="276E90CC"/>
  <w16cid:commentId w16cid:paraId="25A68C1A" w16cid:durableId="276D6C5E"/>
  <w16cid:commentId w16cid:paraId="6AE595AB" w16cid:durableId="276D6C37"/>
  <w16cid:commentId w16cid:paraId="64987F65" w16cid:durableId="276D6CAE"/>
  <w16cid:commentId w16cid:paraId="047F0CE3" w16cid:durableId="276D6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C49E" w14:textId="77777777" w:rsidR="00A616C1" w:rsidRDefault="00A616C1" w:rsidP="00A5096C">
      <w:pPr>
        <w:spacing w:before="0" w:after="0"/>
        <w:ind w:left="220" w:right="220" w:firstLine="440"/>
      </w:pPr>
      <w:r>
        <w:separator/>
      </w:r>
    </w:p>
  </w:endnote>
  <w:endnote w:type="continuationSeparator" w:id="0">
    <w:p w14:paraId="50439D46" w14:textId="77777777" w:rsidR="00A616C1" w:rsidRDefault="00A616C1" w:rsidP="00A5096C">
      <w:pPr>
        <w:spacing w:before="0" w:after="0"/>
        <w:ind w:left="220" w:right="220"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0E659" w14:textId="77777777" w:rsidR="00A616C1" w:rsidRDefault="00A616C1" w:rsidP="00A5096C">
      <w:pPr>
        <w:spacing w:before="0" w:after="0"/>
        <w:ind w:left="220" w:right="220" w:firstLine="440"/>
      </w:pPr>
      <w:r>
        <w:separator/>
      </w:r>
    </w:p>
  </w:footnote>
  <w:footnote w:type="continuationSeparator" w:id="0">
    <w:p w14:paraId="730CB719" w14:textId="77777777" w:rsidR="00A616C1" w:rsidRDefault="00A616C1" w:rsidP="00A5096C">
      <w:pPr>
        <w:spacing w:before="0" w:after="0"/>
        <w:ind w:left="220" w:right="220" w:firstLine="4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981"/>
    <w:multiLevelType w:val="hybridMultilevel"/>
    <w:tmpl w:val="43162BEE"/>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 w15:restartNumberingAfterBreak="0">
    <w:nsid w:val="1FF70FC8"/>
    <w:multiLevelType w:val="hybridMultilevel"/>
    <w:tmpl w:val="57E09B64"/>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2DD90BE1"/>
    <w:multiLevelType w:val="hybridMultilevel"/>
    <w:tmpl w:val="ED1E3CB8"/>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3" w15:restartNumberingAfterBreak="0">
    <w:nsid w:val="7E7E76E3"/>
    <w:multiLevelType w:val="hybridMultilevel"/>
    <w:tmpl w:val="4642E66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num w:numId="1" w16cid:durableId="1401635203">
    <w:abstractNumId w:val="3"/>
  </w:num>
  <w:num w:numId="2" w16cid:durableId="408314098">
    <w:abstractNumId w:val="0"/>
  </w:num>
  <w:num w:numId="3" w16cid:durableId="758218107">
    <w:abstractNumId w:val="2"/>
  </w:num>
  <w:num w:numId="4" w16cid:durableId="9028349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Free">
    <w15:presenceInfo w15:providerId="AD" w15:userId="S::cfree@ucsb.edu::3c18b808-abac-4284-b765-10746db113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trackRevision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2tbQ0sTC2NLcwMDNR0lEKTi0uzszPAykwqwUABwk7CiwAAAA="/>
  </w:docVars>
  <w:rsids>
    <w:rsidRoot w:val="00434130"/>
    <w:rsid w:val="00007299"/>
    <w:rsid w:val="000621D8"/>
    <w:rsid w:val="000B1F08"/>
    <w:rsid w:val="000B48B1"/>
    <w:rsid w:val="000B7143"/>
    <w:rsid w:val="000C141F"/>
    <w:rsid w:val="000D21BF"/>
    <w:rsid w:val="000E70CC"/>
    <w:rsid w:val="001030D1"/>
    <w:rsid w:val="0012079B"/>
    <w:rsid w:val="00126E03"/>
    <w:rsid w:val="00152201"/>
    <w:rsid w:val="00177CD8"/>
    <w:rsid w:val="001B1CD9"/>
    <w:rsid w:val="001C08E9"/>
    <w:rsid w:val="001C31F1"/>
    <w:rsid w:val="001C54F6"/>
    <w:rsid w:val="001C74CE"/>
    <w:rsid w:val="00225BF8"/>
    <w:rsid w:val="00230E79"/>
    <w:rsid w:val="00231DF9"/>
    <w:rsid w:val="00251A93"/>
    <w:rsid w:val="00297579"/>
    <w:rsid w:val="002A7560"/>
    <w:rsid w:val="002D0C90"/>
    <w:rsid w:val="002D2D01"/>
    <w:rsid w:val="002D6EB5"/>
    <w:rsid w:val="002E2E2B"/>
    <w:rsid w:val="002F1880"/>
    <w:rsid w:val="00302D63"/>
    <w:rsid w:val="00303F75"/>
    <w:rsid w:val="00307AC8"/>
    <w:rsid w:val="00322FFE"/>
    <w:rsid w:val="0032585E"/>
    <w:rsid w:val="00330E3F"/>
    <w:rsid w:val="00341477"/>
    <w:rsid w:val="00353F55"/>
    <w:rsid w:val="00374118"/>
    <w:rsid w:val="00376740"/>
    <w:rsid w:val="003814FC"/>
    <w:rsid w:val="00395559"/>
    <w:rsid w:val="003A5E2C"/>
    <w:rsid w:val="003E4EFB"/>
    <w:rsid w:val="003F69A0"/>
    <w:rsid w:val="003F6E46"/>
    <w:rsid w:val="00401265"/>
    <w:rsid w:val="00423CF8"/>
    <w:rsid w:val="00431F2A"/>
    <w:rsid w:val="00434130"/>
    <w:rsid w:val="00440810"/>
    <w:rsid w:val="00464C28"/>
    <w:rsid w:val="00471E1D"/>
    <w:rsid w:val="00475F87"/>
    <w:rsid w:val="004837B7"/>
    <w:rsid w:val="00486622"/>
    <w:rsid w:val="004C5AD2"/>
    <w:rsid w:val="004D07C6"/>
    <w:rsid w:val="004D2FAF"/>
    <w:rsid w:val="004D5107"/>
    <w:rsid w:val="0050485B"/>
    <w:rsid w:val="0050725E"/>
    <w:rsid w:val="0053317F"/>
    <w:rsid w:val="0054287F"/>
    <w:rsid w:val="00552B03"/>
    <w:rsid w:val="0055441F"/>
    <w:rsid w:val="005561AD"/>
    <w:rsid w:val="005730D0"/>
    <w:rsid w:val="005C63E0"/>
    <w:rsid w:val="005D2388"/>
    <w:rsid w:val="005F43CA"/>
    <w:rsid w:val="0063444F"/>
    <w:rsid w:val="0063522D"/>
    <w:rsid w:val="00635EB3"/>
    <w:rsid w:val="006370F9"/>
    <w:rsid w:val="0065402F"/>
    <w:rsid w:val="006616C4"/>
    <w:rsid w:val="00681F0A"/>
    <w:rsid w:val="006948B4"/>
    <w:rsid w:val="00715C5F"/>
    <w:rsid w:val="00736E1B"/>
    <w:rsid w:val="00741517"/>
    <w:rsid w:val="00750FB2"/>
    <w:rsid w:val="00751B0E"/>
    <w:rsid w:val="0077219F"/>
    <w:rsid w:val="0078788D"/>
    <w:rsid w:val="007B516B"/>
    <w:rsid w:val="007B6030"/>
    <w:rsid w:val="00801753"/>
    <w:rsid w:val="00855CA7"/>
    <w:rsid w:val="00871AB4"/>
    <w:rsid w:val="00874A43"/>
    <w:rsid w:val="008B72D0"/>
    <w:rsid w:val="008E042E"/>
    <w:rsid w:val="00905D7C"/>
    <w:rsid w:val="0096633C"/>
    <w:rsid w:val="00975862"/>
    <w:rsid w:val="0098140B"/>
    <w:rsid w:val="00997E40"/>
    <w:rsid w:val="009A22FB"/>
    <w:rsid w:val="009A4D4C"/>
    <w:rsid w:val="009F2698"/>
    <w:rsid w:val="00A02AAF"/>
    <w:rsid w:val="00A06BDD"/>
    <w:rsid w:val="00A245E5"/>
    <w:rsid w:val="00A5096C"/>
    <w:rsid w:val="00A50BCC"/>
    <w:rsid w:val="00A5503F"/>
    <w:rsid w:val="00A57303"/>
    <w:rsid w:val="00A616C1"/>
    <w:rsid w:val="00A61A00"/>
    <w:rsid w:val="00A74522"/>
    <w:rsid w:val="00AB6487"/>
    <w:rsid w:val="00AE7A85"/>
    <w:rsid w:val="00AF6512"/>
    <w:rsid w:val="00B035A4"/>
    <w:rsid w:val="00B04835"/>
    <w:rsid w:val="00B1753C"/>
    <w:rsid w:val="00B511E7"/>
    <w:rsid w:val="00B62E89"/>
    <w:rsid w:val="00B64571"/>
    <w:rsid w:val="00B776E4"/>
    <w:rsid w:val="00BB254D"/>
    <w:rsid w:val="00BC208B"/>
    <w:rsid w:val="00BC6D7C"/>
    <w:rsid w:val="00BD525C"/>
    <w:rsid w:val="00BD7E33"/>
    <w:rsid w:val="00BF448A"/>
    <w:rsid w:val="00C31538"/>
    <w:rsid w:val="00C65E69"/>
    <w:rsid w:val="00C908D2"/>
    <w:rsid w:val="00C9717B"/>
    <w:rsid w:val="00CA2551"/>
    <w:rsid w:val="00CA55D1"/>
    <w:rsid w:val="00CA71E5"/>
    <w:rsid w:val="00CB3E57"/>
    <w:rsid w:val="00CC5216"/>
    <w:rsid w:val="00CD6E4C"/>
    <w:rsid w:val="00CD7AB6"/>
    <w:rsid w:val="00D04D25"/>
    <w:rsid w:val="00D31CE7"/>
    <w:rsid w:val="00D34C6E"/>
    <w:rsid w:val="00D36A94"/>
    <w:rsid w:val="00D5270F"/>
    <w:rsid w:val="00D70C65"/>
    <w:rsid w:val="00DB2B3A"/>
    <w:rsid w:val="00DB6BAB"/>
    <w:rsid w:val="00DD0BCC"/>
    <w:rsid w:val="00E0213A"/>
    <w:rsid w:val="00E063DF"/>
    <w:rsid w:val="00E2270D"/>
    <w:rsid w:val="00E333EE"/>
    <w:rsid w:val="00E33700"/>
    <w:rsid w:val="00E337A3"/>
    <w:rsid w:val="00E63739"/>
    <w:rsid w:val="00E70F7B"/>
    <w:rsid w:val="00E7531D"/>
    <w:rsid w:val="00E80E90"/>
    <w:rsid w:val="00EA65C8"/>
    <w:rsid w:val="00EA78FA"/>
    <w:rsid w:val="00EE18F5"/>
    <w:rsid w:val="00F021D6"/>
    <w:rsid w:val="00F0489E"/>
    <w:rsid w:val="00F06486"/>
    <w:rsid w:val="00F320C3"/>
    <w:rsid w:val="00F32E03"/>
    <w:rsid w:val="00F502EB"/>
    <w:rsid w:val="00F53293"/>
    <w:rsid w:val="00F65884"/>
    <w:rsid w:val="00F860F0"/>
    <w:rsid w:val="00FC353F"/>
    <w:rsid w:val="00FC7257"/>
    <w:rsid w:val="00FE7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E5A42"/>
  <w15:chartTrackingRefBased/>
  <w15:docId w15:val="{B78F872E-DD9D-408C-B647-43E241B5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4FC"/>
    <w:pPr>
      <w:widowControl w:val="0"/>
      <w:spacing w:before="120" w:after="120"/>
      <w:ind w:leftChars="100" w:left="100" w:rightChars="100" w:right="100"/>
      <w:jc w:val="both"/>
    </w:pPr>
    <w:rPr>
      <w:rFonts w:ascii="Times New Roman" w:eastAsia="Times New Roman" w:hAnsi="Times New Roman"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09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096C"/>
    <w:rPr>
      <w:sz w:val="18"/>
      <w:szCs w:val="18"/>
    </w:rPr>
  </w:style>
  <w:style w:type="paragraph" w:styleId="Footer">
    <w:name w:val="footer"/>
    <w:basedOn w:val="Normal"/>
    <w:link w:val="FooterChar"/>
    <w:uiPriority w:val="99"/>
    <w:unhideWhenUsed/>
    <w:rsid w:val="00A509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096C"/>
    <w:rPr>
      <w:sz w:val="18"/>
      <w:szCs w:val="18"/>
    </w:rPr>
  </w:style>
  <w:style w:type="character" w:styleId="Hyperlink">
    <w:name w:val="Hyperlink"/>
    <w:uiPriority w:val="99"/>
    <w:semiHidden/>
    <w:unhideWhenUsed/>
    <w:rsid w:val="00A5096C"/>
    <w:rPr>
      <w:color w:val="0563C1"/>
      <w:u w:val="single"/>
    </w:rPr>
  </w:style>
  <w:style w:type="character" w:styleId="LineNumber">
    <w:name w:val="line number"/>
    <w:basedOn w:val="DefaultParagraphFont"/>
    <w:uiPriority w:val="99"/>
    <w:semiHidden/>
    <w:unhideWhenUsed/>
    <w:rsid w:val="000B7143"/>
  </w:style>
  <w:style w:type="paragraph" w:styleId="Revision">
    <w:name w:val="Revision"/>
    <w:hidden/>
    <w:uiPriority w:val="99"/>
    <w:semiHidden/>
    <w:rsid w:val="00BB254D"/>
    <w:rPr>
      <w:rFonts w:ascii="Times New Roman" w:eastAsia="Times New Roman" w:hAnsi="Times New Roman" w:cs="Times New Roman"/>
      <w:sz w:val="22"/>
    </w:rPr>
  </w:style>
  <w:style w:type="paragraph" w:styleId="ListParagraph">
    <w:name w:val="List Paragraph"/>
    <w:basedOn w:val="Normal"/>
    <w:uiPriority w:val="34"/>
    <w:qFormat/>
    <w:rsid w:val="00BB254D"/>
    <w:pPr>
      <w:ind w:left="720"/>
      <w:contextualSpacing/>
    </w:pPr>
  </w:style>
  <w:style w:type="character" w:styleId="CommentReference">
    <w:name w:val="annotation reference"/>
    <w:basedOn w:val="DefaultParagraphFont"/>
    <w:uiPriority w:val="99"/>
    <w:semiHidden/>
    <w:unhideWhenUsed/>
    <w:rsid w:val="00DD0BCC"/>
    <w:rPr>
      <w:sz w:val="16"/>
      <w:szCs w:val="16"/>
    </w:rPr>
  </w:style>
  <w:style w:type="paragraph" w:styleId="CommentText">
    <w:name w:val="annotation text"/>
    <w:basedOn w:val="Normal"/>
    <w:link w:val="CommentTextChar"/>
    <w:uiPriority w:val="99"/>
    <w:semiHidden/>
    <w:unhideWhenUsed/>
    <w:rsid w:val="00DD0BCC"/>
    <w:rPr>
      <w:sz w:val="20"/>
      <w:szCs w:val="20"/>
    </w:rPr>
  </w:style>
  <w:style w:type="character" w:customStyle="1" w:styleId="CommentTextChar">
    <w:name w:val="Comment Text Char"/>
    <w:basedOn w:val="DefaultParagraphFont"/>
    <w:link w:val="CommentText"/>
    <w:uiPriority w:val="99"/>
    <w:semiHidden/>
    <w:rsid w:val="00DD0BC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0BCC"/>
    <w:rPr>
      <w:b/>
      <w:bCs/>
    </w:rPr>
  </w:style>
  <w:style w:type="character" w:customStyle="1" w:styleId="CommentSubjectChar">
    <w:name w:val="Comment Subject Char"/>
    <w:basedOn w:val="CommentTextChar"/>
    <w:link w:val="CommentSubject"/>
    <w:uiPriority w:val="99"/>
    <w:semiHidden/>
    <w:rsid w:val="00DD0BCC"/>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475F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462205">
      <w:bodyDiv w:val="1"/>
      <w:marLeft w:val="0"/>
      <w:marRight w:val="0"/>
      <w:marTop w:val="0"/>
      <w:marBottom w:val="0"/>
      <w:divBdr>
        <w:top w:val="none" w:sz="0" w:space="0" w:color="auto"/>
        <w:left w:val="none" w:sz="0" w:space="0" w:color="auto"/>
        <w:bottom w:val="none" w:sz="0" w:space="0" w:color="auto"/>
        <w:right w:val="none" w:sz="0" w:space="0" w:color="auto"/>
      </w:divBdr>
    </w:div>
    <w:div w:id="1630161530">
      <w:bodyDiv w:val="1"/>
      <w:marLeft w:val="0"/>
      <w:marRight w:val="0"/>
      <w:marTop w:val="0"/>
      <w:marBottom w:val="0"/>
      <w:divBdr>
        <w:top w:val="none" w:sz="0" w:space="0" w:color="auto"/>
        <w:left w:val="none" w:sz="0" w:space="0" w:color="auto"/>
        <w:bottom w:val="none" w:sz="0" w:space="0" w:color="auto"/>
        <w:right w:val="none" w:sz="0" w:space="0" w:color="auto"/>
      </w:divBdr>
    </w:div>
    <w:div w:id="180434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elcat.shinyapps.io/CreelCat/" TargetMode="External"/><Relationship Id="rId5" Type="http://schemas.openxmlformats.org/officeDocument/2006/relationships/footnotes" Target="footnotes.xml"/><Relationship Id="rId15" Type="http://schemas.openxmlformats.org/officeDocument/2006/relationships/image" Target="media/image4.jpe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1224</TotalTime>
  <Pages>13</Pages>
  <Words>5765</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luoliang xu</dc:creator>
  <cp:keywords/>
  <dc:description/>
  <cp:lastModifiedBy>Chris Free</cp:lastModifiedBy>
  <cp:revision>137</cp:revision>
  <dcterms:created xsi:type="dcterms:W3CDTF">2023-01-05T02:39:00Z</dcterms:created>
  <dcterms:modified xsi:type="dcterms:W3CDTF">2023-01-15T22:57:00Z</dcterms:modified>
</cp:coreProperties>
</file>