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EE26" w14:textId="6DF35ADB" w:rsidR="00C55583" w:rsidRPr="00C55583" w:rsidRDefault="00C55583" w:rsidP="00C55583">
      <w:pPr>
        <w:spacing w:line="240" w:lineRule="auto"/>
        <w:rPr>
          <w:rFonts w:ascii="Times New Roman" w:hAnsi="Times New Roman"/>
          <w:b/>
          <w:bCs/>
          <w:sz w:val="28"/>
          <w:szCs w:val="28"/>
        </w:rPr>
      </w:pPr>
      <w:r w:rsidRPr="0026138F">
        <w:rPr>
          <w:rFonts w:ascii="Times New Roman" w:hAnsi="Times New Roman"/>
          <w:b/>
          <w:bCs/>
          <w:sz w:val="28"/>
          <w:szCs w:val="28"/>
        </w:rPr>
        <w:t xml:space="preserve">Supplemental </w:t>
      </w:r>
      <w:r>
        <w:rPr>
          <w:rFonts w:ascii="Times New Roman" w:hAnsi="Times New Roman"/>
          <w:b/>
          <w:bCs/>
          <w:sz w:val="28"/>
          <w:szCs w:val="28"/>
        </w:rPr>
        <w:t>Methods</w:t>
      </w:r>
    </w:p>
    <w:p w14:paraId="11C3AA47" w14:textId="7C3F2F3D" w:rsidR="00616886" w:rsidRDefault="001E0F0C" w:rsidP="00FE1791">
      <w:pPr>
        <w:spacing w:line="240" w:lineRule="auto"/>
        <w:rPr>
          <w:rFonts w:ascii="Times New Roman" w:hAnsi="Times New Roman"/>
          <w:b/>
          <w:bCs/>
          <w:sz w:val="22"/>
        </w:rPr>
      </w:pPr>
      <w:del w:id="0" w:author="Chris Free" w:date="2023-02-09T13:25:00Z">
        <w:r w:rsidDel="00C55583">
          <w:rPr>
            <w:rFonts w:ascii="Times New Roman" w:hAnsi="Times New Roman" w:hint="eastAsia"/>
            <w:b/>
            <w:bCs/>
            <w:sz w:val="22"/>
          </w:rPr>
          <w:delText>S</w:delText>
        </w:r>
        <w:r w:rsidDel="00C55583">
          <w:rPr>
            <w:rFonts w:ascii="Times New Roman" w:hAnsi="Times New Roman"/>
            <w:b/>
            <w:bCs/>
            <w:sz w:val="22"/>
          </w:rPr>
          <w:delText>I.</w:delText>
        </w:r>
      </w:del>
      <w:r>
        <w:rPr>
          <w:rFonts w:ascii="Times New Roman" w:hAnsi="Times New Roman"/>
          <w:b/>
          <w:bCs/>
          <w:sz w:val="22"/>
        </w:rPr>
        <w:t>1</w:t>
      </w:r>
      <w:ins w:id="1" w:author="Chris Free" w:date="2023-02-09T13:25:00Z">
        <w:r w:rsidR="00C55583">
          <w:rPr>
            <w:rFonts w:ascii="Times New Roman" w:hAnsi="Times New Roman"/>
            <w:b/>
            <w:bCs/>
            <w:sz w:val="22"/>
          </w:rPr>
          <w:t>.</w:t>
        </w:r>
      </w:ins>
      <w:r>
        <w:rPr>
          <w:rFonts w:ascii="Times New Roman" w:hAnsi="Times New Roman"/>
          <w:b/>
          <w:bCs/>
          <w:sz w:val="22"/>
        </w:rPr>
        <w:t xml:space="preserve"> Correlations of warming indices</w:t>
      </w:r>
    </w:p>
    <w:p w14:paraId="11C3AA48" w14:textId="57F42BBD" w:rsidR="00616886" w:rsidRDefault="00DD6098" w:rsidP="00FE1791">
      <w:pPr>
        <w:spacing w:line="240" w:lineRule="auto"/>
        <w:rPr>
          <w:rFonts w:ascii="Times New Roman" w:hAnsi="Times New Roman"/>
          <w:sz w:val="22"/>
        </w:rPr>
      </w:pPr>
      <w:r w:rsidRPr="00DD6098">
        <w:rPr>
          <w:rFonts w:ascii="Times New Roman" w:hAnsi="Times New Roman"/>
          <w:sz w:val="22"/>
        </w:rPr>
        <w:t xml:space="preserve">The correlations between growing degree days </w:t>
      </w:r>
      <w:ins w:id="2" w:author="Chris Free" w:date="2023-02-13T15:50:00Z">
        <w:r w:rsidR="00673EA7" w:rsidRPr="00DD6098">
          <w:rPr>
            <w:rFonts w:ascii="Times New Roman" w:hAnsi="Times New Roman"/>
            <w:sz w:val="22"/>
          </w:rPr>
          <w:t>(GDDs)</w:t>
        </w:r>
        <w:r w:rsidR="00673EA7">
          <w:rPr>
            <w:rFonts w:ascii="Times New Roman" w:hAnsi="Times New Roman"/>
            <w:sz w:val="22"/>
          </w:rPr>
          <w:t xml:space="preserve"> </w:t>
        </w:r>
      </w:ins>
      <w:r w:rsidRPr="00DD6098">
        <w:rPr>
          <w:rFonts w:ascii="Times New Roman" w:hAnsi="Times New Roman"/>
          <w:sz w:val="22"/>
        </w:rPr>
        <w:t xml:space="preserve">with a </w:t>
      </w:r>
      <w:r>
        <w:rPr>
          <w:rFonts w:ascii="Times New Roman" w:hAnsi="Times New Roman"/>
          <w:sz w:val="22"/>
        </w:rPr>
        <w:t>base</w:t>
      </w:r>
      <w:r w:rsidRPr="00DD6098">
        <w:rPr>
          <w:rFonts w:ascii="Times New Roman" w:hAnsi="Times New Roman"/>
          <w:sz w:val="22"/>
        </w:rPr>
        <w:t xml:space="preserve"> temperature of 5°C</w:t>
      </w:r>
      <w:del w:id="3" w:author="Chris Free" w:date="2023-02-13T15:50:00Z">
        <w:r w:rsidRPr="00DD6098" w:rsidDel="00673EA7">
          <w:rPr>
            <w:rFonts w:ascii="Times New Roman" w:hAnsi="Times New Roman"/>
            <w:sz w:val="22"/>
          </w:rPr>
          <w:delText xml:space="preserve"> (GDDs)</w:delText>
        </w:r>
      </w:del>
      <w:r w:rsidRPr="00DD6098">
        <w:rPr>
          <w:rFonts w:ascii="Times New Roman" w:hAnsi="Times New Roman"/>
          <w:sz w:val="22"/>
        </w:rPr>
        <w:t xml:space="preserve"> and other warming indices, including growing degree days with </w:t>
      </w:r>
      <w:r>
        <w:rPr>
          <w:rFonts w:ascii="Times New Roman" w:hAnsi="Times New Roman"/>
          <w:sz w:val="22"/>
        </w:rPr>
        <w:t>base</w:t>
      </w:r>
      <w:r w:rsidRPr="00DD6098">
        <w:rPr>
          <w:rFonts w:ascii="Times New Roman" w:hAnsi="Times New Roman"/>
          <w:sz w:val="22"/>
        </w:rPr>
        <w:t xml:space="preserve"> temperatures of 0°C or 10°C, open water duration, peak temperature of the year, and monthly mean lake surface temperature, were calculated and are displayed in Fig</w:t>
      </w:r>
      <w:ins w:id="4" w:author="Chris Free" w:date="2023-02-13T15:51:00Z">
        <w:r w:rsidR="00673EA7">
          <w:rPr>
            <w:rFonts w:ascii="Times New Roman" w:hAnsi="Times New Roman"/>
            <w:sz w:val="22"/>
          </w:rPr>
          <w:t>ure</w:t>
        </w:r>
      </w:ins>
      <w:del w:id="5" w:author="Chris Free" w:date="2023-02-13T15:51:00Z">
        <w:r w:rsidRPr="00DD6098" w:rsidDel="00673EA7">
          <w:rPr>
            <w:rFonts w:ascii="Times New Roman" w:hAnsi="Times New Roman"/>
            <w:sz w:val="22"/>
          </w:rPr>
          <w:delText>.</w:delText>
        </w:r>
      </w:del>
      <w:r w:rsidRPr="00DD6098">
        <w:rPr>
          <w:rFonts w:ascii="Times New Roman" w:hAnsi="Times New Roman"/>
          <w:sz w:val="22"/>
        </w:rPr>
        <w:t xml:space="preserve"> S1. A positive correlation was observed between GDDs and all other indices.</w:t>
      </w:r>
      <w:r w:rsidR="001E0F0C">
        <w:rPr>
          <w:rFonts w:ascii="Times New Roman" w:hAnsi="Times New Roman"/>
          <w:sz w:val="22"/>
        </w:rPr>
        <w:t xml:space="preserve"> </w:t>
      </w:r>
    </w:p>
    <w:p w14:paraId="11C3AA4C" w14:textId="36BD75BC" w:rsidR="00616886" w:rsidRDefault="001E0F0C" w:rsidP="00FE1791">
      <w:pPr>
        <w:spacing w:line="240" w:lineRule="auto"/>
        <w:rPr>
          <w:rFonts w:ascii="Times New Roman" w:hAnsi="Times New Roman"/>
          <w:b/>
          <w:bCs/>
          <w:sz w:val="22"/>
        </w:rPr>
      </w:pPr>
      <w:del w:id="6" w:author="Chris Free" w:date="2023-02-09T13:25:00Z">
        <w:r w:rsidDel="00C55583">
          <w:rPr>
            <w:rFonts w:ascii="Times New Roman" w:hAnsi="Times New Roman"/>
            <w:b/>
            <w:bCs/>
            <w:sz w:val="22"/>
          </w:rPr>
          <w:delText>SI.</w:delText>
        </w:r>
      </w:del>
      <w:r>
        <w:rPr>
          <w:rFonts w:ascii="Times New Roman" w:hAnsi="Times New Roman"/>
          <w:b/>
          <w:bCs/>
          <w:sz w:val="22"/>
        </w:rPr>
        <w:t>2</w:t>
      </w:r>
      <w:ins w:id="7" w:author="Chris Free" w:date="2023-02-09T13:25:00Z">
        <w:r w:rsidR="00C55583">
          <w:rPr>
            <w:rFonts w:ascii="Times New Roman" w:hAnsi="Times New Roman"/>
            <w:b/>
            <w:bCs/>
            <w:sz w:val="22"/>
          </w:rPr>
          <w:t>.</w:t>
        </w:r>
      </w:ins>
      <w:r>
        <w:rPr>
          <w:rFonts w:ascii="Times New Roman" w:hAnsi="Times New Roman"/>
          <w:b/>
          <w:bCs/>
          <w:sz w:val="22"/>
        </w:rPr>
        <w:t xml:space="preserve"> Model validation simulation</w:t>
      </w:r>
      <w:del w:id="8" w:author="Chris Free" w:date="2023-02-09T13:25:00Z">
        <w:r w:rsidDel="00C55583">
          <w:rPr>
            <w:rFonts w:ascii="Times New Roman" w:hAnsi="Times New Roman"/>
            <w:b/>
            <w:bCs/>
            <w:sz w:val="22"/>
          </w:rPr>
          <w:delText>:</w:delText>
        </w:r>
      </w:del>
    </w:p>
    <w:p w14:paraId="11C3AA4D" w14:textId="6F117220" w:rsidR="00616886" w:rsidRDefault="00A65983" w:rsidP="00FE1791">
      <w:pPr>
        <w:spacing w:line="240" w:lineRule="auto"/>
        <w:rPr>
          <w:rFonts w:ascii="Times New Roman" w:hAnsi="Times New Roman"/>
          <w:sz w:val="22"/>
        </w:rPr>
      </w:pPr>
      <w:r w:rsidRPr="00A65983">
        <w:rPr>
          <w:rFonts w:ascii="Times New Roman" w:hAnsi="Times New Roman"/>
          <w:sz w:val="22"/>
        </w:rPr>
        <w:t xml:space="preserve">Previous research has demonstrated that the performance of parameter estimation in surplus production models can be affected by the informativeness of input data. </w:t>
      </w:r>
      <w:proofErr w:type="gramStart"/>
      <w:r w:rsidRPr="00A65983">
        <w:rPr>
          <w:rFonts w:ascii="Times New Roman" w:hAnsi="Times New Roman"/>
          <w:sz w:val="22"/>
        </w:rPr>
        <w:t>In particular, a</w:t>
      </w:r>
      <w:proofErr w:type="gramEnd"/>
      <w:r w:rsidRPr="00A65983">
        <w:rPr>
          <w:rFonts w:ascii="Times New Roman" w:hAnsi="Times New Roman"/>
          <w:sz w:val="22"/>
        </w:rPr>
        <w:t xml:space="preserve"> lack of contrast in historical fishing efforts can lead to insufficiently informative data regarding </w:t>
      </w:r>
      <w:del w:id="9" w:author="Chris Free" w:date="2023-02-14T10:18:00Z">
        <w:r w:rsidRPr="00A65983" w:rsidDel="00FA1553">
          <w:rPr>
            <w:rFonts w:ascii="Times New Roman" w:hAnsi="Times New Roman"/>
            <w:sz w:val="22"/>
          </w:rPr>
          <w:delText xml:space="preserve">the fishery </w:delText>
        </w:r>
      </w:del>
      <w:r w:rsidRPr="00A65983">
        <w:rPr>
          <w:rFonts w:ascii="Times New Roman" w:hAnsi="Times New Roman"/>
          <w:sz w:val="22"/>
        </w:rPr>
        <w:t xml:space="preserve">population dynamics, potentially resulting in biased parameter estimates. In addition, the quantity of available data (i.e., relative abundance index and annual recreational harvest) varies significantly across fish populations. It is </w:t>
      </w:r>
      <w:del w:id="10" w:author="Chris Free" w:date="2023-02-14T10:18:00Z">
        <w:r w:rsidRPr="00A65983" w:rsidDel="00FA1553">
          <w:rPr>
            <w:rFonts w:ascii="Times New Roman" w:hAnsi="Times New Roman"/>
            <w:sz w:val="22"/>
          </w:rPr>
          <w:delText xml:space="preserve">necessary </w:delText>
        </w:r>
      </w:del>
      <w:ins w:id="11" w:author="Chris Free" w:date="2023-02-14T10:18:00Z">
        <w:r w:rsidR="00FA1553">
          <w:rPr>
            <w:rFonts w:ascii="Times New Roman" w:hAnsi="Times New Roman"/>
            <w:sz w:val="22"/>
          </w:rPr>
          <w:t>important</w:t>
        </w:r>
        <w:r w:rsidR="00FA1553" w:rsidRPr="00A65983">
          <w:rPr>
            <w:rFonts w:ascii="Times New Roman" w:hAnsi="Times New Roman"/>
            <w:sz w:val="22"/>
          </w:rPr>
          <w:t xml:space="preserve"> </w:t>
        </w:r>
      </w:ins>
      <w:r w:rsidRPr="00A65983">
        <w:rPr>
          <w:rFonts w:ascii="Times New Roman" w:hAnsi="Times New Roman"/>
          <w:sz w:val="22"/>
        </w:rPr>
        <w:t xml:space="preserve">to determine a minimum required data quantity below which the model results may not be reliable. To address these concerns, we conducted a simulation study to investigate the model's ability to estimate the parameter of warming effect with acceptable accuracy and precision under different fishing pattern and data quantity scenarios. </w:t>
      </w:r>
      <w:r w:rsidR="001E0F0C">
        <w:rPr>
          <w:rFonts w:ascii="Times New Roman" w:hAnsi="Times New Roman"/>
          <w:sz w:val="22"/>
        </w:rPr>
        <w:t xml:space="preserve"> </w:t>
      </w:r>
    </w:p>
    <w:p w14:paraId="129D974A" w14:textId="3B1792FF" w:rsidR="00A65983" w:rsidRDefault="001E0F0C" w:rsidP="00FE1791">
      <w:pPr>
        <w:spacing w:line="240" w:lineRule="auto"/>
        <w:rPr>
          <w:rFonts w:ascii="Times New Roman" w:hAnsi="Times New Roman"/>
          <w:b/>
          <w:bCs/>
          <w:sz w:val="22"/>
        </w:rPr>
      </w:pPr>
      <w:del w:id="12" w:author="Chris Free" w:date="2023-02-09T13:25:00Z">
        <w:r w:rsidDel="00C55583">
          <w:rPr>
            <w:rFonts w:ascii="Times New Roman" w:hAnsi="Times New Roman"/>
            <w:b/>
            <w:bCs/>
            <w:sz w:val="22"/>
          </w:rPr>
          <w:delText>SI.</w:delText>
        </w:r>
      </w:del>
      <w:r>
        <w:rPr>
          <w:rFonts w:ascii="Times New Roman" w:hAnsi="Times New Roman"/>
          <w:b/>
          <w:bCs/>
          <w:sz w:val="22"/>
        </w:rPr>
        <w:t>2.1</w:t>
      </w:r>
      <w:ins w:id="13" w:author="Chris Free" w:date="2023-02-09T13:25:00Z">
        <w:r w:rsidR="00C55583">
          <w:rPr>
            <w:rFonts w:ascii="Times New Roman" w:hAnsi="Times New Roman"/>
            <w:b/>
            <w:bCs/>
            <w:sz w:val="22"/>
          </w:rPr>
          <w:t>.</w:t>
        </w:r>
      </w:ins>
      <w:r>
        <w:rPr>
          <w:rFonts w:ascii="Times New Roman" w:hAnsi="Times New Roman"/>
          <w:b/>
          <w:bCs/>
          <w:sz w:val="22"/>
        </w:rPr>
        <w:t xml:space="preserve"> Simulation settings</w:t>
      </w:r>
      <w:del w:id="14" w:author="Chris Free" w:date="2023-02-09T13:25:00Z">
        <w:r w:rsidDel="00C55583">
          <w:rPr>
            <w:rFonts w:ascii="Times New Roman" w:hAnsi="Times New Roman"/>
            <w:b/>
            <w:bCs/>
            <w:sz w:val="22"/>
          </w:rPr>
          <w:delText>:</w:delText>
        </w:r>
      </w:del>
    </w:p>
    <w:p w14:paraId="3071F3CC" w14:textId="3D275C68" w:rsidR="0063798E" w:rsidRDefault="0063798E" w:rsidP="00FE1791">
      <w:pPr>
        <w:spacing w:line="240" w:lineRule="auto"/>
        <w:rPr>
          <w:rFonts w:ascii="Times New Roman" w:hAnsi="Times New Roman"/>
          <w:sz w:val="22"/>
        </w:rPr>
      </w:pPr>
      <w:r>
        <w:rPr>
          <w:rFonts w:ascii="Times New Roman" w:hAnsi="Times New Roman"/>
          <w:sz w:val="22"/>
        </w:rPr>
        <w:t>T</w:t>
      </w:r>
      <w:r w:rsidR="004F3465">
        <w:rPr>
          <w:rFonts w:ascii="Times New Roman" w:hAnsi="Times New Roman"/>
          <w:sz w:val="22"/>
        </w:rPr>
        <w:t xml:space="preserve">he full simulation </w:t>
      </w:r>
      <w:r>
        <w:rPr>
          <w:rFonts w:ascii="Times New Roman" w:hAnsi="Times New Roman"/>
          <w:sz w:val="22"/>
        </w:rPr>
        <w:t>analysis has</w:t>
      </w:r>
      <w:r w:rsidR="004F3465">
        <w:rPr>
          <w:rFonts w:ascii="Times New Roman" w:hAnsi="Times New Roman"/>
          <w:sz w:val="22"/>
        </w:rPr>
        <w:t xml:space="preserve"> three parts</w:t>
      </w:r>
      <w:r>
        <w:rPr>
          <w:rFonts w:ascii="Times New Roman" w:hAnsi="Times New Roman"/>
          <w:sz w:val="22"/>
        </w:rPr>
        <w:t xml:space="preserve"> including</w:t>
      </w:r>
      <w:r w:rsidR="004F3465">
        <w:rPr>
          <w:rFonts w:ascii="Times New Roman" w:hAnsi="Times New Roman"/>
          <w:sz w:val="22"/>
        </w:rPr>
        <w:t xml:space="preserve"> (1) </w:t>
      </w:r>
      <w:r>
        <w:rPr>
          <w:rFonts w:ascii="Times New Roman" w:hAnsi="Times New Roman"/>
          <w:sz w:val="22"/>
        </w:rPr>
        <w:t>O</w:t>
      </w:r>
      <w:r w:rsidR="004F3465">
        <w:rPr>
          <w:rFonts w:ascii="Times New Roman" w:hAnsi="Times New Roman"/>
          <w:sz w:val="22"/>
        </w:rPr>
        <w:t>perating model</w:t>
      </w:r>
      <w:r>
        <w:rPr>
          <w:rFonts w:ascii="Times New Roman" w:hAnsi="Times New Roman"/>
          <w:sz w:val="22"/>
        </w:rPr>
        <w:t>; (2)</w:t>
      </w:r>
      <w:r w:rsidR="004F3465">
        <w:rPr>
          <w:rFonts w:ascii="Times New Roman" w:hAnsi="Times New Roman"/>
          <w:sz w:val="22"/>
        </w:rPr>
        <w:t xml:space="preserve"> </w:t>
      </w:r>
      <w:r>
        <w:rPr>
          <w:rFonts w:ascii="Times New Roman" w:hAnsi="Times New Roman"/>
          <w:sz w:val="22"/>
        </w:rPr>
        <w:t xml:space="preserve">Parameter estimation using simulated data; and (3) </w:t>
      </w:r>
      <w:r w:rsidR="00EE686F">
        <w:rPr>
          <w:rFonts w:ascii="Times New Roman" w:hAnsi="Times New Roman"/>
          <w:sz w:val="22"/>
        </w:rPr>
        <w:t>M</w:t>
      </w:r>
      <w:r>
        <w:rPr>
          <w:rFonts w:ascii="Times New Roman" w:hAnsi="Times New Roman"/>
          <w:sz w:val="22"/>
        </w:rPr>
        <w:t xml:space="preserve">odel performance </w:t>
      </w:r>
      <w:r w:rsidR="00EE686F">
        <w:rPr>
          <w:rFonts w:ascii="Times New Roman" w:hAnsi="Times New Roman"/>
          <w:sz w:val="22"/>
        </w:rPr>
        <w:t xml:space="preserve">evaluation by comparing estimates with pre-set “true” values. </w:t>
      </w:r>
      <w:r>
        <w:rPr>
          <w:rFonts w:ascii="Times New Roman" w:hAnsi="Times New Roman"/>
          <w:sz w:val="22"/>
        </w:rPr>
        <w:t xml:space="preserve"> </w:t>
      </w:r>
    </w:p>
    <w:p w14:paraId="7CA0822F" w14:textId="2C76C1E1" w:rsidR="00EE686F" w:rsidRPr="00EE686F" w:rsidRDefault="00EE686F" w:rsidP="00FE1791">
      <w:pPr>
        <w:spacing w:line="240" w:lineRule="auto"/>
        <w:rPr>
          <w:rFonts w:ascii="Times New Roman" w:hAnsi="Times New Roman"/>
          <w:i/>
          <w:iCs/>
          <w:sz w:val="22"/>
        </w:rPr>
      </w:pPr>
      <w:del w:id="15" w:author="Chris Free" w:date="2023-02-09T13:25:00Z">
        <w:r w:rsidRPr="00EE686F" w:rsidDel="00C55583">
          <w:rPr>
            <w:rFonts w:ascii="Times New Roman" w:hAnsi="Times New Roman" w:hint="eastAsia"/>
            <w:i/>
            <w:iCs/>
            <w:sz w:val="22"/>
          </w:rPr>
          <w:delText>S</w:delText>
        </w:r>
        <w:r w:rsidRPr="00EE686F" w:rsidDel="00C55583">
          <w:rPr>
            <w:rFonts w:ascii="Times New Roman" w:hAnsi="Times New Roman"/>
            <w:i/>
            <w:iCs/>
            <w:sz w:val="22"/>
          </w:rPr>
          <w:delText xml:space="preserve">I </w:delText>
        </w:r>
      </w:del>
      <w:r w:rsidRPr="00EE686F">
        <w:rPr>
          <w:rFonts w:ascii="Times New Roman" w:hAnsi="Times New Roman"/>
          <w:i/>
          <w:iCs/>
          <w:sz w:val="22"/>
        </w:rPr>
        <w:t>2.1.1</w:t>
      </w:r>
      <w:ins w:id="16" w:author="Chris Free" w:date="2023-02-09T13:25:00Z">
        <w:r w:rsidR="00C55583">
          <w:rPr>
            <w:rFonts w:ascii="Times New Roman" w:hAnsi="Times New Roman"/>
            <w:i/>
            <w:iCs/>
            <w:sz w:val="22"/>
          </w:rPr>
          <w:t>.</w:t>
        </w:r>
      </w:ins>
      <w:r w:rsidRPr="00EE686F">
        <w:rPr>
          <w:rFonts w:ascii="Times New Roman" w:hAnsi="Times New Roman"/>
          <w:i/>
          <w:iCs/>
          <w:sz w:val="22"/>
        </w:rPr>
        <w:t xml:space="preserve"> Operating model</w:t>
      </w:r>
    </w:p>
    <w:p w14:paraId="68DDBA6F" w14:textId="56106A7E" w:rsidR="005A4F16" w:rsidRDefault="00EE686F" w:rsidP="00FE1791">
      <w:pPr>
        <w:spacing w:line="240" w:lineRule="auto"/>
        <w:rPr>
          <w:rFonts w:ascii="Times New Roman" w:hAnsi="Times New Roman"/>
          <w:sz w:val="22"/>
        </w:rPr>
      </w:pPr>
      <w:r w:rsidRPr="00EE686F">
        <w:rPr>
          <w:rFonts w:ascii="Times New Roman" w:hAnsi="Times New Roman"/>
          <w:sz w:val="22"/>
        </w:rPr>
        <w:t xml:space="preserve">The operating model uses the temperature-dependent surplus production model with pre-determined parameters to simulate the population dynamics of the </w:t>
      </w:r>
      <w:del w:id="17" w:author="Chris Free" w:date="2023-02-14T10:19:00Z">
        <w:r w:rsidRPr="00EE686F" w:rsidDel="00D14FDB">
          <w:rPr>
            <w:rFonts w:ascii="Times New Roman" w:hAnsi="Times New Roman"/>
            <w:sz w:val="22"/>
          </w:rPr>
          <w:delText>fishery, and</w:delText>
        </w:r>
      </w:del>
      <w:ins w:id="18" w:author="Chris Free" w:date="2023-02-14T10:19:00Z">
        <w:r w:rsidR="00D14FDB" w:rsidRPr="00EE686F">
          <w:rPr>
            <w:rFonts w:ascii="Times New Roman" w:hAnsi="Times New Roman"/>
            <w:sz w:val="22"/>
          </w:rPr>
          <w:t>fishery and</w:t>
        </w:r>
      </w:ins>
      <w:r w:rsidRPr="00EE686F">
        <w:rPr>
          <w:rFonts w:ascii="Times New Roman" w:hAnsi="Times New Roman"/>
          <w:sz w:val="22"/>
        </w:rPr>
        <w:t xml:space="preserve"> employs a data collection process </w:t>
      </w:r>
      <w:proofErr w:type="gramStart"/>
      <w:r w:rsidRPr="00EE686F">
        <w:rPr>
          <w:rFonts w:ascii="Times New Roman" w:hAnsi="Times New Roman"/>
          <w:sz w:val="22"/>
        </w:rPr>
        <w:t>similar to</w:t>
      </w:r>
      <w:proofErr w:type="gramEnd"/>
      <w:r w:rsidRPr="00EE686F">
        <w:rPr>
          <w:rFonts w:ascii="Times New Roman" w:hAnsi="Times New Roman"/>
          <w:sz w:val="22"/>
        </w:rPr>
        <w:t xml:space="preserve"> biological and creel surveys with simulated survey frequenc</w:t>
      </w:r>
      <w:r>
        <w:rPr>
          <w:rFonts w:ascii="Times New Roman" w:hAnsi="Times New Roman"/>
          <w:sz w:val="22"/>
        </w:rPr>
        <w:t>ies</w:t>
      </w:r>
      <w:r w:rsidRPr="00EE686F">
        <w:rPr>
          <w:rFonts w:ascii="Times New Roman" w:hAnsi="Times New Roman"/>
          <w:sz w:val="22"/>
        </w:rPr>
        <w:t>.</w:t>
      </w:r>
    </w:p>
    <w:p w14:paraId="7D067854" w14:textId="5C97DD80" w:rsidR="00D21BDF" w:rsidRDefault="005A4F16" w:rsidP="00FE1791">
      <w:pPr>
        <w:spacing w:line="240" w:lineRule="auto"/>
        <w:rPr>
          <w:rFonts w:ascii="Times New Roman" w:hAnsi="Times New Roman"/>
          <w:color w:val="000000"/>
          <w:sz w:val="22"/>
        </w:rPr>
      </w:pPr>
      <w:r w:rsidRPr="005A4F16">
        <w:rPr>
          <w:rFonts w:ascii="Times New Roman" w:hAnsi="Times New Roman"/>
          <w:color w:val="000000"/>
          <w:sz w:val="22"/>
        </w:rPr>
        <w:t xml:space="preserve">To examine the effect of different fishing </w:t>
      </w:r>
      <w:r w:rsidR="00D21BDF">
        <w:rPr>
          <w:rFonts w:ascii="Times New Roman" w:hAnsi="Times New Roman"/>
          <w:color w:val="000000"/>
          <w:sz w:val="22"/>
        </w:rPr>
        <w:t>historie</w:t>
      </w:r>
      <w:r w:rsidRPr="005A4F16">
        <w:rPr>
          <w:rFonts w:ascii="Times New Roman" w:hAnsi="Times New Roman"/>
          <w:color w:val="000000"/>
          <w:sz w:val="22"/>
        </w:rPr>
        <w:t xml:space="preserve">s on parameter estimates, three scenarios were </w:t>
      </w:r>
      <w:r w:rsidR="00D01479">
        <w:rPr>
          <w:rFonts w:ascii="Times New Roman" w:hAnsi="Times New Roman"/>
          <w:color w:val="000000"/>
          <w:sz w:val="22"/>
        </w:rPr>
        <w:t>simulated for the fishery population dynamics</w:t>
      </w:r>
      <w:r w:rsidRPr="005A4F16">
        <w:rPr>
          <w:rFonts w:ascii="Times New Roman" w:hAnsi="Times New Roman"/>
          <w:color w:val="000000"/>
          <w:sz w:val="22"/>
        </w:rPr>
        <w:t>: (F1) high fishing effort with low contrast, (F2) low fishing effort with low contrast, and (F3) high contrast in fishing effort.</w:t>
      </w:r>
      <w:r w:rsidR="00D01479" w:rsidRPr="00D01479">
        <w:rPr>
          <w:rFonts w:ascii="Times New Roman" w:hAnsi="Times New Roman"/>
          <w:color w:val="000000"/>
          <w:sz w:val="22"/>
        </w:rPr>
        <w:t xml:space="preserve"> </w:t>
      </w:r>
      <w:r w:rsidR="004F1B45" w:rsidRPr="004F1B45">
        <w:rPr>
          <w:rFonts w:ascii="Times New Roman" w:hAnsi="Times New Roman"/>
          <w:color w:val="000000"/>
          <w:sz w:val="22"/>
        </w:rPr>
        <w:t>F1 had an exploitation rate ranging from 0.6 to 0.7 for all years. In F2, the exploitation rate was between 0.1 and 0.2 for all years. And in F3, the exploitation rate varied from 0.1 to 0.7 for all years</w:t>
      </w:r>
      <w:r w:rsidR="004F1B45">
        <w:rPr>
          <w:rFonts w:ascii="Times New Roman" w:hAnsi="Times New Roman"/>
          <w:color w:val="000000"/>
          <w:sz w:val="22"/>
        </w:rPr>
        <w:t xml:space="preserve"> </w:t>
      </w:r>
      <w:r w:rsidR="004F1B45" w:rsidRPr="005A4F16">
        <w:rPr>
          <w:rFonts w:ascii="Times New Roman" w:hAnsi="Times New Roman"/>
          <w:color w:val="000000"/>
          <w:sz w:val="22"/>
        </w:rPr>
        <w:t>(as depicted in Fig</w:t>
      </w:r>
      <w:ins w:id="19" w:author="Chris Free" w:date="2023-02-13T15:52:00Z">
        <w:r w:rsidR="00885DED">
          <w:rPr>
            <w:rFonts w:ascii="Times New Roman" w:hAnsi="Times New Roman"/>
            <w:color w:val="000000"/>
            <w:sz w:val="22"/>
          </w:rPr>
          <w:t>ure S2</w:t>
        </w:r>
      </w:ins>
      <w:del w:id="20" w:author="Chris Free" w:date="2023-02-13T15:52:00Z">
        <w:r w:rsidR="004F1B45" w:rsidRPr="005A4F16" w:rsidDel="00885DED">
          <w:rPr>
            <w:rFonts w:ascii="Times New Roman" w:hAnsi="Times New Roman"/>
            <w:color w:val="000000"/>
            <w:sz w:val="22"/>
          </w:rPr>
          <w:delText>. S</w:delText>
        </w:r>
        <w:r w:rsidR="008E0E8D" w:rsidDel="00885DED">
          <w:rPr>
            <w:rFonts w:ascii="Times New Roman" w:hAnsi="Times New Roman"/>
            <w:color w:val="000000"/>
            <w:sz w:val="22"/>
          </w:rPr>
          <w:delText>I.2.</w:delText>
        </w:r>
        <w:r w:rsidR="004F1B45" w:rsidRPr="005A4F16" w:rsidDel="00885DED">
          <w:rPr>
            <w:rFonts w:ascii="Times New Roman" w:hAnsi="Times New Roman"/>
            <w:color w:val="000000"/>
            <w:sz w:val="22"/>
          </w:rPr>
          <w:delText>1</w:delText>
        </w:r>
      </w:del>
      <w:r w:rsidR="004F1B45" w:rsidRPr="005A4F16">
        <w:rPr>
          <w:rFonts w:ascii="Times New Roman" w:hAnsi="Times New Roman"/>
          <w:color w:val="000000"/>
          <w:sz w:val="22"/>
        </w:rPr>
        <w:t>)</w:t>
      </w:r>
      <w:r w:rsidR="004F1B45" w:rsidRPr="004F1B45">
        <w:rPr>
          <w:rFonts w:ascii="Times New Roman" w:hAnsi="Times New Roman"/>
          <w:color w:val="000000"/>
          <w:sz w:val="22"/>
        </w:rPr>
        <w:t>.</w:t>
      </w:r>
      <w:r w:rsidR="001C1282">
        <w:rPr>
          <w:rFonts w:ascii="Times New Roman" w:hAnsi="Times New Roman"/>
          <w:color w:val="000000"/>
          <w:sz w:val="22"/>
        </w:rPr>
        <w:t xml:space="preserve"> </w:t>
      </w:r>
      <w:r w:rsidR="00D21BDF" w:rsidRPr="00D21BDF">
        <w:rPr>
          <w:rFonts w:ascii="Times New Roman" w:hAnsi="Times New Roman"/>
          <w:color w:val="000000"/>
          <w:sz w:val="22"/>
        </w:rPr>
        <w:t xml:space="preserve">A fishing history was simulated over 30 years, matching the time frame analyzed in the actual data. The </w:t>
      </w:r>
      <w:r w:rsidR="00D21BDF">
        <w:rPr>
          <w:rFonts w:ascii="Times New Roman" w:hAnsi="Times New Roman"/>
          <w:color w:val="000000"/>
          <w:sz w:val="22"/>
        </w:rPr>
        <w:t>operating model</w:t>
      </w:r>
      <w:r w:rsidR="00D21BDF" w:rsidRPr="00D21BDF">
        <w:rPr>
          <w:rFonts w:ascii="Times New Roman" w:hAnsi="Times New Roman"/>
          <w:color w:val="000000"/>
          <w:sz w:val="22"/>
        </w:rPr>
        <w:t xml:space="preserve"> </w:t>
      </w:r>
      <w:proofErr w:type="gramStart"/>
      <w:r w:rsidR="00D21BDF" w:rsidRPr="00D21BDF">
        <w:rPr>
          <w:rFonts w:ascii="Times New Roman" w:hAnsi="Times New Roman"/>
          <w:color w:val="000000"/>
          <w:sz w:val="22"/>
        </w:rPr>
        <w:t>took into account</w:t>
      </w:r>
      <w:proofErr w:type="gramEnd"/>
      <w:r w:rsidR="00D21BDF" w:rsidRPr="00D21BDF">
        <w:rPr>
          <w:rFonts w:ascii="Times New Roman" w:hAnsi="Times New Roman"/>
          <w:color w:val="000000"/>
          <w:sz w:val="22"/>
        </w:rPr>
        <w:t xml:space="preserve"> process error in the fishery population dynamics, simulating factors that can a</w:t>
      </w:r>
      <w:r w:rsidR="00D21BDF">
        <w:rPr>
          <w:rFonts w:ascii="Times New Roman" w:hAnsi="Times New Roman"/>
          <w:color w:val="000000"/>
          <w:sz w:val="22"/>
        </w:rPr>
        <w:t>ffect</w:t>
      </w:r>
      <w:r w:rsidR="00D21BDF" w:rsidRPr="00D21BDF">
        <w:rPr>
          <w:rFonts w:ascii="Times New Roman" w:hAnsi="Times New Roman"/>
          <w:color w:val="000000"/>
          <w:sz w:val="22"/>
        </w:rPr>
        <w:t xml:space="preserve"> biomass but are not accounted for in the model.</w:t>
      </w:r>
      <w:r w:rsidR="00D01479">
        <w:rPr>
          <w:rFonts w:ascii="Times New Roman" w:hAnsi="Times New Roman"/>
          <w:color w:val="000000"/>
          <w:sz w:val="22"/>
        </w:rPr>
        <w:t xml:space="preserve"> </w:t>
      </w:r>
      <w:r w:rsidR="00D21BDF">
        <w:rPr>
          <w:rFonts w:ascii="Times New Roman" w:hAnsi="Times New Roman"/>
          <w:color w:val="000000"/>
          <w:sz w:val="22"/>
        </w:rPr>
        <w:t>Process error w</w:t>
      </w:r>
      <w:r w:rsidR="007323C6">
        <w:rPr>
          <w:rFonts w:ascii="Times New Roman" w:hAnsi="Times New Roman"/>
          <w:color w:val="000000"/>
          <w:sz w:val="22"/>
        </w:rPr>
        <w:t>as</w:t>
      </w:r>
      <w:r w:rsidR="00D21BDF">
        <w:rPr>
          <w:rFonts w:ascii="Times New Roman" w:hAnsi="Times New Roman"/>
          <w:color w:val="000000"/>
          <w:sz w:val="22"/>
        </w:rPr>
        <w:t xml:space="preserve"> assumed to follow </w:t>
      </w:r>
      <w:r w:rsidR="007323C6" w:rsidRPr="007323C6">
        <w:rPr>
          <w:rFonts w:ascii="Times New Roman" w:hAnsi="Times New Roman"/>
          <w:color w:val="000000"/>
          <w:sz w:val="22"/>
        </w:rPr>
        <w:t>a normal distribution with mean 0 and standard deviation of 0.1</w:t>
      </w:r>
      <w:r w:rsidR="00D21BDF" w:rsidRPr="00D21BDF">
        <w:rPr>
          <w:rFonts w:ascii="Times New Roman" w:hAnsi="Times New Roman"/>
          <w:color w:val="000000"/>
          <w:sz w:val="22"/>
        </w:rPr>
        <w:t>.</w:t>
      </w:r>
      <w:r w:rsidR="00D01479" w:rsidRPr="00D01479">
        <w:rPr>
          <w:rFonts w:ascii="Times New Roman" w:hAnsi="Times New Roman"/>
          <w:color w:val="000000"/>
          <w:sz w:val="22"/>
        </w:rPr>
        <w:t xml:space="preserve"> </w:t>
      </w:r>
      <w:r w:rsidR="00D21BDF" w:rsidRPr="00D21BDF">
        <w:rPr>
          <w:rFonts w:ascii="Times New Roman" w:hAnsi="Times New Roman"/>
          <w:color w:val="000000"/>
          <w:sz w:val="22"/>
        </w:rPr>
        <w:t>The warming impact was randomly chosen from a uniform distribution (-1,1) for each simulation</w:t>
      </w:r>
      <w:r w:rsidR="00D21BDF">
        <w:rPr>
          <w:rFonts w:ascii="Times New Roman" w:hAnsi="Times New Roman"/>
          <w:color w:val="000000"/>
          <w:sz w:val="22"/>
        </w:rPr>
        <w:t xml:space="preserve">. </w:t>
      </w:r>
      <w:r w:rsidR="00D21BDF" w:rsidRPr="00D21BDF">
        <w:rPr>
          <w:rFonts w:ascii="Times New Roman" w:hAnsi="Times New Roman"/>
          <w:color w:val="000000"/>
          <w:sz w:val="22"/>
        </w:rPr>
        <w:t xml:space="preserve">The time series of growing degree days (GDDs) was randomly selected from the pool of GDD data for the lakes studied. Stocking biomass and tribal harvest were not included in the </w:t>
      </w:r>
      <w:r w:rsidR="00D21BDF">
        <w:rPr>
          <w:rFonts w:ascii="Times New Roman" w:hAnsi="Times New Roman"/>
          <w:color w:val="000000"/>
          <w:sz w:val="22"/>
        </w:rPr>
        <w:t>operating model</w:t>
      </w:r>
      <w:r w:rsidR="00D21BDF" w:rsidRPr="00D21BDF">
        <w:rPr>
          <w:rFonts w:ascii="Times New Roman" w:hAnsi="Times New Roman"/>
          <w:color w:val="000000"/>
          <w:sz w:val="22"/>
        </w:rPr>
        <w:t xml:space="preserve"> as they were accurately measured without observational errors and </w:t>
      </w:r>
      <w:ins w:id="21" w:author="Chris Free" w:date="2023-02-14T10:21:00Z">
        <w:r w:rsidR="00D14FDB">
          <w:rPr>
            <w:rFonts w:ascii="Times New Roman" w:hAnsi="Times New Roman"/>
            <w:color w:val="000000"/>
            <w:sz w:val="22"/>
          </w:rPr>
          <w:t xml:space="preserve">are </w:t>
        </w:r>
      </w:ins>
      <w:r w:rsidR="00D21BDF" w:rsidRPr="00D21BDF">
        <w:rPr>
          <w:rFonts w:ascii="Times New Roman" w:hAnsi="Times New Roman"/>
          <w:color w:val="000000"/>
          <w:sz w:val="22"/>
        </w:rPr>
        <w:t>thus unlikely to cause estimation issues.</w:t>
      </w:r>
    </w:p>
    <w:p w14:paraId="331E871D" w14:textId="32D4D332" w:rsidR="004F3465" w:rsidRDefault="005A4F16" w:rsidP="00FE1791">
      <w:pPr>
        <w:spacing w:line="240" w:lineRule="auto"/>
        <w:rPr>
          <w:rFonts w:ascii="Times New Roman" w:hAnsi="Times New Roman"/>
          <w:color w:val="000000"/>
          <w:sz w:val="22"/>
        </w:rPr>
      </w:pPr>
      <w:r>
        <w:rPr>
          <w:rFonts w:ascii="Times New Roman" w:hAnsi="Times New Roman"/>
          <w:color w:val="000000"/>
          <w:sz w:val="22"/>
        </w:rPr>
        <w:lastRenderedPageBreak/>
        <w:t>T</w:t>
      </w:r>
      <w:r w:rsidRPr="005A4F16">
        <w:rPr>
          <w:rFonts w:ascii="Times New Roman" w:hAnsi="Times New Roman"/>
          <w:color w:val="000000"/>
          <w:sz w:val="22"/>
        </w:rPr>
        <w:t xml:space="preserve">o assess the impact of data quantity on </w:t>
      </w:r>
      <w:r w:rsidR="00FE1791">
        <w:rPr>
          <w:rFonts w:ascii="Times New Roman" w:hAnsi="Times New Roman"/>
          <w:color w:val="000000"/>
          <w:sz w:val="22"/>
        </w:rPr>
        <w:t>parameter</w:t>
      </w:r>
      <w:r w:rsidRPr="005A4F16">
        <w:rPr>
          <w:rFonts w:ascii="Times New Roman" w:hAnsi="Times New Roman"/>
          <w:color w:val="000000"/>
          <w:sz w:val="22"/>
        </w:rPr>
        <w:t xml:space="preserve"> estimates, five scenarios with varying data quantities were simulated: (D1) one annual recreational harvest data point and two CPUE data points; (D2) two annual recreational harvest data points and four CPUE data points; (D3) three annual recreational harvest data points and six CPUE data points; (D4) four annual recreational harvest data points and eight CPUE data points; (D5) five annual recreational harvest data points and ten CPUE data points. </w:t>
      </w:r>
      <w:r w:rsidR="007323C6" w:rsidRPr="007323C6">
        <w:rPr>
          <w:rFonts w:ascii="Times New Roman" w:hAnsi="Times New Roman"/>
          <w:color w:val="000000"/>
          <w:sz w:val="22"/>
        </w:rPr>
        <w:t xml:space="preserve">The CPUE data quantity was set to twice that of the annual recreational harvest data in each scenario, reflecting the higher availability of CPUE data compared to annual recreational harvest data in </w:t>
      </w:r>
      <w:ins w:id="22" w:author="Chris Free" w:date="2023-02-14T10:21:00Z">
        <w:r w:rsidR="00D14FDB">
          <w:rPr>
            <w:rFonts w:ascii="Times New Roman" w:hAnsi="Times New Roman"/>
            <w:color w:val="000000"/>
            <w:sz w:val="22"/>
          </w:rPr>
          <w:t>our compiled dataset</w:t>
        </w:r>
      </w:ins>
      <w:del w:id="23" w:author="Chris Free" w:date="2023-02-14T10:21:00Z">
        <w:r w:rsidR="007323C6" w:rsidRPr="007323C6" w:rsidDel="00D14FDB">
          <w:rPr>
            <w:rFonts w:ascii="Times New Roman" w:hAnsi="Times New Roman"/>
            <w:color w:val="000000"/>
            <w:sz w:val="22"/>
          </w:rPr>
          <w:delText>reality</w:delText>
        </w:r>
      </w:del>
      <w:r w:rsidR="007323C6" w:rsidRPr="007323C6">
        <w:rPr>
          <w:rFonts w:ascii="Times New Roman" w:hAnsi="Times New Roman"/>
          <w:color w:val="000000"/>
          <w:sz w:val="22"/>
        </w:rPr>
        <w:t>.</w:t>
      </w:r>
      <w:r w:rsidR="00D21BDF">
        <w:rPr>
          <w:rFonts w:ascii="Times New Roman" w:hAnsi="Times New Roman"/>
          <w:color w:val="000000"/>
          <w:sz w:val="22"/>
        </w:rPr>
        <w:t xml:space="preserve"> </w:t>
      </w:r>
      <w:r w:rsidR="00F805E9" w:rsidRPr="00F805E9">
        <w:rPr>
          <w:rFonts w:ascii="Times New Roman" w:hAnsi="Times New Roman"/>
          <w:color w:val="000000"/>
          <w:sz w:val="22"/>
        </w:rPr>
        <w:t>The years when CPUE or harvest data were available during the 30-year fishing history were randomly selected for each scenario.</w:t>
      </w:r>
      <w:r w:rsidR="00F805E9">
        <w:rPr>
          <w:rFonts w:ascii="Times New Roman" w:hAnsi="Times New Roman"/>
          <w:color w:val="000000"/>
          <w:sz w:val="22"/>
        </w:rPr>
        <w:t xml:space="preserve"> </w:t>
      </w:r>
      <w:r w:rsidR="007323C6" w:rsidRPr="007323C6">
        <w:rPr>
          <w:rFonts w:ascii="Times New Roman" w:hAnsi="Times New Roman"/>
          <w:color w:val="000000"/>
          <w:sz w:val="22"/>
        </w:rPr>
        <w:t>Observation error was incorporated into the simulated data collection process and was assumed to follow a normal distribution with mean 0. The standard deviations of observation errors for CPUE data from the fishery-independent biological survey and recreational harvest data from the creel survey were set at 0.2.</w:t>
      </w:r>
    </w:p>
    <w:p w14:paraId="000A4F8B" w14:textId="40AD3F8A" w:rsidR="008E0E8D" w:rsidRDefault="007323C6" w:rsidP="00FE1791">
      <w:pPr>
        <w:spacing w:line="240" w:lineRule="auto"/>
        <w:rPr>
          <w:rFonts w:ascii="Times New Roman" w:hAnsi="Times New Roman"/>
          <w:color w:val="000000"/>
          <w:sz w:val="22"/>
        </w:rPr>
      </w:pPr>
      <w:r w:rsidRPr="007323C6">
        <w:rPr>
          <w:rFonts w:ascii="Times New Roman" w:hAnsi="Times New Roman"/>
          <w:color w:val="000000"/>
          <w:sz w:val="22"/>
        </w:rPr>
        <w:t>The combination of three fishing scenarios and five data quantity scenarios results in a total of 15 scenarios. The operating model settings are summarized in Tab</w:t>
      </w:r>
      <w:ins w:id="24" w:author="Chris Free" w:date="2023-02-14T10:22:00Z">
        <w:r w:rsidR="00D71FD0">
          <w:rPr>
            <w:rFonts w:ascii="Times New Roman" w:hAnsi="Times New Roman"/>
            <w:color w:val="000000"/>
            <w:sz w:val="22"/>
          </w:rPr>
          <w:t>le SX</w:t>
        </w:r>
      </w:ins>
      <w:del w:id="25" w:author="Chris Free" w:date="2023-02-14T10:22:00Z">
        <w:r w:rsidRPr="007323C6" w:rsidDel="00D71FD0">
          <w:rPr>
            <w:rFonts w:ascii="Times New Roman" w:hAnsi="Times New Roman"/>
            <w:color w:val="000000"/>
            <w:sz w:val="22"/>
          </w:rPr>
          <w:delText>.S</w:delText>
        </w:r>
        <w:r w:rsidR="008E0E8D" w:rsidDel="00D71FD0">
          <w:rPr>
            <w:rFonts w:ascii="Times New Roman" w:hAnsi="Times New Roman"/>
            <w:color w:val="000000"/>
            <w:sz w:val="22"/>
          </w:rPr>
          <w:delText>I.2.1</w:delText>
        </w:r>
      </w:del>
      <w:r w:rsidRPr="007323C6">
        <w:rPr>
          <w:rFonts w:ascii="Times New Roman" w:hAnsi="Times New Roman"/>
          <w:color w:val="000000"/>
          <w:sz w:val="22"/>
        </w:rPr>
        <w:t>.</w:t>
      </w:r>
    </w:p>
    <w:p w14:paraId="3E9DB79E" w14:textId="72A1EFA3" w:rsidR="00F805E9" w:rsidRPr="00F805E9" w:rsidRDefault="00F805E9" w:rsidP="00FE1791">
      <w:pPr>
        <w:spacing w:line="240" w:lineRule="auto"/>
        <w:rPr>
          <w:rFonts w:ascii="Times New Roman" w:hAnsi="Times New Roman"/>
          <w:i/>
          <w:iCs/>
          <w:sz w:val="22"/>
        </w:rPr>
      </w:pPr>
      <w:del w:id="26" w:author="Chris Free" w:date="2023-02-09T13:25:00Z">
        <w:r w:rsidRPr="00EE686F" w:rsidDel="00C55583">
          <w:rPr>
            <w:rFonts w:ascii="Times New Roman" w:hAnsi="Times New Roman" w:hint="eastAsia"/>
            <w:i/>
            <w:iCs/>
            <w:sz w:val="22"/>
          </w:rPr>
          <w:delText>S</w:delText>
        </w:r>
        <w:r w:rsidRPr="00EE686F" w:rsidDel="00C55583">
          <w:rPr>
            <w:rFonts w:ascii="Times New Roman" w:hAnsi="Times New Roman"/>
            <w:i/>
            <w:iCs/>
            <w:sz w:val="22"/>
          </w:rPr>
          <w:delText xml:space="preserve">I </w:delText>
        </w:r>
      </w:del>
      <w:r w:rsidRPr="00EE686F">
        <w:rPr>
          <w:rFonts w:ascii="Times New Roman" w:hAnsi="Times New Roman"/>
          <w:i/>
          <w:iCs/>
          <w:sz w:val="22"/>
        </w:rPr>
        <w:t>2.1.</w:t>
      </w:r>
      <w:r>
        <w:rPr>
          <w:rFonts w:ascii="Times New Roman" w:hAnsi="Times New Roman"/>
          <w:i/>
          <w:iCs/>
          <w:sz w:val="22"/>
        </w:rPr>
        <w:t>2</w:t>
      </w:r>
      <w:ins w:id="27" w:author="Chris Free" w:date="2023-02-09T13:25:00Z">
        <w:r w:rsidR="00C55583">
          <w:rPr>
            <w:rFonts w:ascii="Times New Roman" w:hAnsi="Times New Roman"/>
            <w:i/>
            <w:iCs/>
            <w:sz w:val="22"/>
          </w:rPr>
          <w:t>.</w:t>
        </w:r>
      </w:ins>
      <w:r w:rsidRPr="00EE686F">
        <w:rPr>
          <w:rFonts w:ascii="Times New Roman" w:hAnsi="Times New Roman"/>
          <w:i/>
          <w:iCs/>
          <w:sz w:val="22"/>
        </w:rPr>
        <w:t xml:space="preserve"> </w:t>
      </w:r>
      <w:r>
        <w:rPr>
          <w:rFonts w:ascii="Times New Roman" w:hAnsi="Times New Roman"/>
          <w:i/>
          <w:iCs/>
          <w:sz w:val="22"/>
        </w:rPr>
        <w:t>Estimating warming impact</w:t>
      </w:r>
    </w:p>
    <w:p w14:paraId="6D31D311" w14:textId="2EB30FD3" w:rsidR="00F805E9" w:rsidRDefault="00F805E9" w:rsidP="00FE1791">
      <w:pPr>
        <w:spacing w:line="240" w:lineRule="auto"/>
        <w:rPr>
          <w:rFonts w:ascii="Times New Roman" w:hAnsi="Times New Roman"/>
          <w:sz w:val="22"/>
        </w:rPr>
      </w:pPr>
      <w:r w:rsidRPr="00F805E9">
        <w:rPr>
          <w:rFonts w:ascii="Times New Roman" w:hAnsi="Times New Roman"/>
          <w:sz w:val="22"/>
        </w:rPr>
        <w:t>The generated data from the operating model were used to fit the temperature-dependent surplus production model and estimate the warming effect parameter. The model settings, execution, and convergence check were consistent with those used to fit real data, as described in the methods section of the main paper text. This process was repeated 50 times for each scenario.</w:t>
      </w:r>
      <w:r>
        <w:rPr>
          <w:rFonts w:ascii="Times New Roman" w:hAnsi="Times New Roman"/>
          <w:sz w:val="22"/>
        </w:rPr>
        <w:t xml:space="preserve"> </w:t>
      </w:r>
    </w:p>
    <w:p w14:paraId="2ECEDE21" w14:textId="4CEDEA5C" w:rsidR="00F805E9" w:rsidRPr="00F805E9" w:rsidRDefault="00F805E9" w:rsidP="00F805E9">
      <w:pPr>
        <w:spacing w:line="240" w:lineRule="auto"/>
        <w:rPr>
          <w:rFonts w:ascii="Times New Roman" w:hAnsi="Times New Roman"/>
          <w:i/>
          <w:iCs/>
          <w:sz w:val="22"/>
        </w:rPr>
      </w:pPr>
      <w:del w:id="28" w:author="Chris Free" w:date="2023-02-09T13:25:00Z">
        <w:r w:rsidRPr="00EE686F" w:rsidDel="00C55583">
          <w:rPr>
            <w:rFonts w:ascii="Times New Roman" w:hAnsi="Times New Roman" w:hint="eastAsia"/>
            <w:i/>
            <w:iCs/>
            <w:sz w:val="22"/>
          </w:rPr>
          <w:delText>S</w:delText>
        </w:r>
        <w:r w:rsidRPr="00EE686F" w:rsidDel="00C55583">
          <w:rPr>
            <w:rFonts w:ascii="Times New Roman" w:hAnsi="Times New Roman"/>
            <w:i/>
            <w:iCs/>
            <w:sz w:val="22"/>
          </w:rPr>
          <w:delText xml:space="preserve">I </w:delText>
        </w:r>
      </w:del>
      <w:r w:rsidRPr="00EE686F">
        <w:rPr>
          <w:rFonts w:ascii="Times New Roman" w:hAnsi="Times New Roman"/>
          <w:i/>
          <w:iCs/>
          <w:sz w:val="22"/>
        </w:rPr>
        <w:t>2.1.</w:t>
      </w:r>
      <w:r>
        <w:rPr>
          <w:rFonts w:ascii="Times New Roman" w:hAnsi="Times New Roman"/>
          <w:i/>
          <w:iCs/>
          <w:sz w:val="22"/>
        </w:rPr>
        <w:t>3</w:t>
      </w:r>
      <w:ins w:id="29" w:author="Chris Free" w:date="2023-02-09T13:25:00Z">
        <w:r w:rsidR="00C55583">
          <w:rPr>
            <w:rFonts w:ascii="Times New Roman" w:hAnsi="Times New Roman"/>
            <w:i/>
            <w:iCs/>
            <w:sz w:val="22"/>
          </w:rPr>
          <w:t>.</w:t>
        </w:r>
      </w:ins>
      <w:r w:rsidRPr="00EE686F">
        <w:rPr>
          <w:rFonts w:ascii="Times New Roman" w:hAnsi="Times New Roman"/>
          <w:i/>
          <w:iCs/>
          <w:sz w:val="22"/>
        </w:rPr>
        <w:t xml:space="preserve"> </w:t>
      </w:r>
      <w:r>
        <w:rPr>
          <w:rFonts w:ascii="Times New Roman" w:hAnsi="Times New Roman"/>
          <w:i/>
          <w:iCs/>
          <w:sz w:val="22"/>
        </w:rPr>
        <w:t>C</w:t>
      </w:r>
      <w:r w:rsidRPr="00F805E9">
        <w:rPr>
          <w:rFonts w:ascii="Times New Roman" w:hAnsi="Times New Roman"/>
          <w:i/>
          <w:iCs/>
          <w:sz w:val="22"/>
        </w:rPr>
        <w:t>omparing estimates</w:t>
      </w:r>
      <w:r>
        <w:rPr>
          <w:rFonts w:ascii="Times New Roman" w:hAnsi="Times New Roman"/>
          <w:i/>
          <w:iCs/>
          <w:sz w:val="22"/>
        </w:rPr>
        <w:t xml:space="preserve"> of warming impact</w:t>
      </w:r>
      <w:r w:rsidRPr="00F805E9">
        <w:rPr>
          <w:rFonts w:ascii="Times New Roman" w:hAnsi="Times New Roman"/>
          <w:i/>
          <w:iCs/>
          <w:sz w:val="22"/>
        </w:rPr>
        <w:t xml:space="preserve"> with pre-set “true” values</w:t>
      </w:r>
    </w:p>
    <w:p w14:paraId="0C2B6E93" w14:textId="6C280500" w:rsidR="00F805E9" w:rsidRPr="00F805E9" w:rsidRDefault="00F805E9" w:rsidP="00F805E9">
      <w:pPr>
        <w:spacing w:line="240" w:lineRule="auto"/>
        <w:rPr>
          <w:rFonts w:ascii="Times New Roman" w:hAnsi="Times New Roman"/>
          <w:sz w:val="22"/>
        </w:rPr>
      </w:pPr>
      <w:r w:rsidRPr="00F805E9">
        <w:rPr>
          <w:rFonts w:ascii="Times New Roman" w:hAnsi="Times New Roman"/>
          <w:sz w:val="22"/>
        </w:rPr>
        <w:t>The accuracy</w:t>
      </w:r>
      <w:r>
        <w:rPr>
          <w:rFonts w:ascii="Times New Roman" w:hAnsi="Times New Roman"/>
          <w:sz w:val="22"/>
        </w:rPr>
        <w:t xml:space="preserve"> and precision</w:t>
      </w:r>
      <w:r w:rsidRPr="00F805E9">
        <w:rPr>
          <w:rFonts w:ascii="Times New Roman" w:hAnsi="Times New Roman"/>
          <w:sz w:val="22"/>
        </w:rPr>
        <w:t xml:space="preserve"> of the estimates of warming impact </w:t>
      </w:r>
      <w:r>
        <w:rPr>
          <w:rFonts w:ascii="Times New Roman" w:hAnsi="Times New Roman"/>
          <w:sz w:val="22"/>
        </w:rPr>
        <w:t>can be measured by</w:t>
      </w:r>
      <w:r w:rsidRPr="00F805E9">
        <w:rPr>
          <w:rFonts w:ascii="Times New Roman" w:hAnsi="Times New Roman"/>
          <w:sz w:val="22"/>
        </w:rPr>
        <w:t xml:space="preserve"> absolute relative error (ARE). Larger ARE indicates </w:t>
      </w:r>
      <w:ins w:id="30" w:author="Chris Free" w:date="2023-02-14T10:22:00Z">
        <w:r w:rsidR="00E24AC0">
          <w:rPr>
            <w:rFonts w:ascii="Times New Roman" w:hAnsi="Times New Roman"/>
            <w:sz w:val="22"/>
          </w:rPr>
          <w:t xml:space="preserve">greater bias in </w:t>
        </w:r>
      </w:ins>
      <w:del w:id="31" w:author="Chris Free" w:date="2023-02-14T10:22:00Z">
        <w:r w:rsidRPr="00F805E9" w:rsidDel="00E24AC0">
          <w:rPr>
            <w:rFonts w:ascii="Times New Roman" w:hAnsi="Times New Roman"/>
            <w:sz w:val="22"/>
          </w:rPr>
          <w:delText xml:space="preserve">that </w:delText>
        </w:r>
      </w:del>
      <w:r w:rsidRPr="00F805E9">
        <w:rPr>
          <w:rFonts w:ascii="Times New Roman" w:hAnsi="Times New Roman"/>
          <w:sz w:val="22"/>
        </w:rPr>
        <w:t>the corresponding estimate</w:t>
      </w:r>
      <w:del w:id="32" w:author="Chris Free" w:date="2023-02-14T10:22:00Z">
        <w:r w:rsidRPr="00F805E9" w:rsidDel="00E24AC0">
          <w:rPr>
            <w:rFonts w:ascii="Times New Roman" w:hAnsi="Times New Roman"/>
            <w:sz w:val="22"/>
          </w:rPr>
          <w:delText xml:space="preserve"> is more biased</w:delText>
        </w:r>
      </w:del>
      <w:r w:rsidRPr="00F805E9">
        <w:rPr>
          <w:rFonts w:ascii="Times New Roman" w:hAnsi="Times New Roman"/>
          <w:sz w:val="22"/>
        </w:rPr>
        <w:t>.</w:t>
      </w:r>
      <w:r w:rsidR="002D4B41">
        <w:rPr>
          <w:rFonts w:ascii="Times New Roman" w:hAnsi="Times New Roman"/>
          <w:sz w:val="22"/>
        </w:rPr>
        <w:t xml:space="preserve"> </w:t>
      </w:r>
      <w:r w:rsidRPr="00F805E9">
        <w:rPr>
          <w:rFonts w:ascii="Times New Roman" w:hAnsi="Times New Roman"/>
          <w:sz w:val="22"/>
        </w:rPr>
        <w:t>ARE was calculated as follows:</w:t>
      </w:r>
    </w:p>
    <w:p w14:paraId="793DA9D5" w14:textId="6A1BB924" w:rsidR="00F805E9" w:rsidRPr="00F805E9" w:rsidRDefault="00F805E9" w:rsidP="00F805E9">
      <w:pPr>
        <w:spacing w:line="240" w:lineRule="auto"/>
        <w:rPr>
          <w:rFonts w:ascii="Times New Roman" w:hAnsi="Times New Roman"/>
          <w:sz w:val="22"/>
        </w:rPr>
      </w:pPr>
      <m:oMath>
        <m:r>
          <m:rPr>
            <m:sty m:val="p"/>
          </m:rPr>
          <w:rPr>
            <w:rFonts w:ascii="Cambria Math" w:eastAsia="SimSun" w:hAnsi="Cambria Math"/>
            <w:color w:val="000000"/>
            <w:kern w:val="0"/>
            <w:sz w:val="22"/>
          </w:rPr>
          <m:t xml:space="preserve">ARE = </m:t>
        </m:r>
        <m:d>
          <m:dPr>
            <m:begChr m:val="|"/>
            <m:endChr m:val="|"/>
            <m:ctrlPr>
              <w:rPr>
                <w:rFonts w:ascii="Cambria Math" w:eastAsia="SimSun" w:hAnsi="Cambria Math"/>
                <w:color w:val="000000"/>
                <w:kern w:val="0"/>
                <w:sz w:val="22"/>
              </w:rPr>
            </m:ctrlPr>
          </m:dPr>
          <m:e>
            <m:f>
              <m:fPr>
                <m:ctrlPr>
                  <w:rPr>
                    <w:rFonts w:ascii="Cambria Math" w:eastAsia="SimSun" w:hAnsi="Cambria Math"/>
                    <w:color w:val="000000"/>
                    <w:kern w:val="0"/>
                    <w:sz w:val="22"/>
                  </w:rPr>
                </m:ctrlPr>
              </m:fPr>
              <m:num>
                <m:sSub>
                  <m:sSubPr>
                    <m:ctrlPr>
                      <w:rPr>
                        <w:rFonts w:ascii="Cambria Math" w:eastAsia="SimSun" w:hAnsi="Cambria Math"/>
                        <w:color w:val="000000"/>
                        <w:kern w:val="0"/>
                        <w:sz w:val="22"/>
                      </w:rPr>
                    </m:ctrlPr>
                  </m:sSubPr>
                  <m:e>
                    <m:r>
                      <w:rPr>
                        <w:rFonts w:ascii="Cambria Math" w:eastAsia="SimSun" w:hAnsi="Cambria Math"/>
                        <w:color w:val="000000"/>
                        <w:kern w:val="0"/>
                        <w:sz w:val="22"/>
                      </w:rPr>
                      <m:t>θ</m:t>
                    </m:r>
                  </m:e>
                  <m:sub>
                    <m:r>
                      <w:rPr>
                        <w:rFonts w:ascii="Cambria Math" w:eastAsia="SimSun" w:hAnsi="Cambria Math"/>
                        <w:color w:val="000000"/>
                        <w:kern w:val="0"/>
                        <w:sz w:val="22"/>
                      </w:rPr>
                      <m:t>est</m:t>
                    </m:r>
                  </m:sub>
                </m:sSub>
                <m:r>
                  <m:rPr>
                    <m:sty m:val="p"/>
                  </m:rPr>
                  <w:rPr>
                    <w:rFonts w:ascii="Cambria Math" w:eastAsia="SimSun" w:hAnsi="Cambria Math"/>
                    <w:color w:val="000000"/>
                    <w:kern w:val="0"/>
                    <w:sz w:val="22"/>
                  </w:rPr>
                  <m:t>-</m:t>
                </m:r>
                <m:sSub>
                  <m:sSubPr>
                    <m:ctrlPr>
                      <w:rPr>
                        <w:rFonts w:ascii="Cambria Math" w:eastAsia="SimSun" w:hAnsi="Cambria Math"/>
                        <w:color w:val="000000"/>
                        <w:kern w:val="0"/>
                        <w:sz w:val="22"/>
                      </w:rPr>
                    </m:ctrlPr>
                  </m:sSubPr>
                  <m:e>
                    <m:r>
                      <w:rPr>
                        <w:rFonts w:ascii="Cambria Math" w:eastAsia="SimSun" w:hAnsi="Cambria Math"/>
                        <w:color w:val="000000"/>
                        <w:kern w:val="0"/>
                        <w:sz w:val="22"/>
                      </w:rPr>
                      <m:t>θ</m:t>
                    </m:r>
                  </m:e>
                  <m:sub>
                    <m:r>
                      <w:rPr>
                        <w:rFonts w:ascii="Cambria Math" w:eastAsia="SimSun" w:hAnsi="Cambria Math"/>
                        <w:color w:val="000000"/>
                        <w:kern w:val="0"/>
                        <w:sz w:val="22"/>
                      </w:rPr>
                      <m:t>true</m:t>
                    </m:r>
                  </m:sub>
                </m:sSub>
              </m:num>
              <m:den>
                <m:sSub>
                  <m:sSubPr>
                    <m:ctrlPr>
                      <w:rPr>
                        <w:rFonts w:ascii="Cambria Math" w:eastAsia="SimSun" w:hAnsi="Cambria Math"/>
                        <w:color w:val="000000"/>
                        <w:kern w:val="0"/>
                        <w:sz w:val="22"/>
                      </w:rPr>
                    </m:ctrlPr>
                  </m:sSubPr>
                  <m:e>
                    <m:r>
                      <w:rPr>
                        <w:rFonts w:ascii="Cambria Math" w:eastAsia="SimSun" w:hAnsi="Cambria Math"/>
                        <w:color w:val="000000"/>
                        <w:kern w:val="0"/>
                        <w:sz w:val="22"/>
                      </w:rPr>
                      <m:t>θ</m:t>
                    </m:r>
                  </m:e>
                  <m:sub>
                    <m:r>
                      <w:rPr>
                        <w:rFonts w:ascii="Cambria Math" w:eastAsia="SimSun" w:hAnsi="Cambria Math"/>
                        <w:color w:val="000000"/>
                        <w:kern w:val="0"/>
                        <w:sz w:val="22"/>
                      </w:rPr>
                      <m:t>true</m:t>
                    </m:r>
                  </m:sub>
                </m:sSub>
              </m:den>
            </m:f>
          </m:e>
        </m:d>
      </m:oMath>
      <w:r w:rsidRPr="00F805E9">
        <w:rPr>
          <w:rFonts w:ascii="Times New Roman" w:hAnsi="Times New Roman"/>
          <w:sz w:val="22"/>
        </w:rPr>
        <w:t xml:space="preserve">           (1)</w:t>
      </w:r>
    </w:p>
    <w:p w14:paraId="354215D3" w14:textId="03A671ED" w:rsidR="00F805E9" w:rsidRDefault="00F805E9" w:rsidP="00F805E9">
      <w:pPr>
        <w:spacing w:line="240" w:lineRule="auto"/>
        <w:rPr>
          <w:rFonts w:ascii="Times New Roman" w:hAnsi="Times New Roman"/>
          <w:sz w:val="22"/>
        </w:rPr>
      </w:pPr>
      <w:r w:rsidRPr="00F805E9">
        <w:rPr>
          <w:rFonts w:ascii="Times New Roman" w:hAnsi="Times New Roman"/>
          <w:sz w:val="22"/>
        </w:rPr>
        <w:t xml:space="preserve">where </w:t>
      </w:r>
      <w:proofErr w:type="spellStart"/>
      <w:r w:rsidRPr="00555CAF">
        <w:rPr>
          <w:rFonts w:ascii="Times New Roman" w:hAnsi="Times New Roman"/>
          <w:i/>
          <w:iCs/>
          <w:sz w:val="22"/>
          <w:rPrChange w:id="33" w:author="Chris Free" w:date="2023-02-14T10:23:00Z">
            <w:rPr>
              <w:rFonts w:ascii="Times New Roman" w:hAnsi="Times New Roman"/>
              <w:sz w:val="22"/>
            </w:rPr>
          </w:rPrChange>
        </w:rPr>
        <w:t>θ</w:t>
      </w:r>
      <w:del w:id="34" w:author="Chris Free" w:date="2023-02-14T10:22:00Z">
        <w:r w:rsidRPr="00555CAF" w:rsidDel="00555CAF">
          <w:rPr>
            <w:rFonts w:ascii="Times New Roman" w:hAnsi="Times New Roman"/>
            <w:i/>
            <w:iCs/>
            <w:sz w:val="22"/>
            <w:vertAlign w:val="subscript"/>
            <w:rPrChange w:id="35" w:author="Chris Free" w:date="2023-02-14T10:23:00Z">
              <w:rPr>
                <w:rFonts w:ascii="Times New Roman" w:hAnsi="Times New Roman"/>
                <w:sz w:val="22"/>
              </w:rPr>
            </w:rPrChange>
          </w:rPr>
          <w:delText>_</w:delText>
        </w:r>
      </w:del>
      <w:r w:rsidRPr="00555CAF">
        <w:rPr>
          <w:rFonts w:ascii="Times New Roman" w:hAnsi="Times New Roman"/>
          <w:i/>
          <w:iCs/>
          <w:sz w:val="22"/>
          <w:vertAlign w:val="subscript"/>
          <w:rPrChange w:id="36" w:author="Chris Free" w:date="2023-02-14T10:23:00Z">
            <w:rPr>
              <w:rFonts w:ascii="Times New Roman" w:hAnsi="Times New Roman"/>
              <w:sz w:val="22"/>
            </w:rPr>
          </w:rPrChange>
        </w:rPr>
        <w:t>est</w:t>
      </w:r>
      <w:proofErr w:type="spellEnd"/>
      <w:r w:rsidRPr="00F805E9">
        <w:rPr>
          <w:rFonts w:ascii="Times New Roman" w:hAnsi="Times New Roman"/>
          <w:sz w:val="22"/>
        </w:rPr>
        <w:t xml:space="preserve"> and </w:t>
      </w:r>
      <w:proofErr w:type="spellStart"/>
      <w:ins w:id="37" w:author="Chris Free" w:date="2023-02-14T10:23:00Z">
        <w:r w:rsidR="00555CAF" w:rsidRPr="00FA2A26">
          <w:rPr>
            <w:rFonts w:ascii="Times New Roman" w:hAnsi="Times New Roman"/>
            <w:i/>
            <w:iCs/>
            <w:sz w:val="22"/>
          </w:rPr>
          <w:t>θ</w:t>
        </w:r>
        <w:r w:rsidR="00555CAF">
          <w:rPr>
            <w:rFonts w:ascii="Times New Roman" w:hAnsi="Times New Roman"/>
            <w:i/>
            <w:iCs/>
            <w:sz w:val="22"/>
            <w:vertAlign w:val="subscript"/>
          </w:rPr>
          <w:t>true</w:t>
        </w:r>
        <w:proofErr w:type="spellEnd"/>
        <w:r w:rsidR="00555CAF" w:rsidRPr="00F805E9" w:rsidDel="00555CAF">
          <w:rPr>
            <w:rFonts w:ascii="Times New Roman" w:hAnsi="Times New Roman"/>
            <w:sz w:val="22"/>
          </w:rPr>
          <w:t xml:space="preserve"> </w:t>
        </w:r>
      </w:ins>
      <w:del w:id="38" w:author="Chris Free" w:date="2023-02-14T10:23:00Z">
        <w:r w:rsidRPr="00F805E9" w:rsidDel="00555CAF">
          <w:rPr>
            <w:rFonts w:ascii="Times New Roman" w:hAnsi="Times New Roman"/>
            <w:sz w:val="22"/>
          </w:rPr>
          <w:delText xml:space="preserve">θ_true </w:delText>
        </w:r>
      </w:del>
      <w:r w:rsidRPr="00F805E9">
        <w:rPr>
          <w:rFonts w:ascii="Times New Roman" w:hAnsi="Times New Roman"/>
          <w:sz w:val="22"/>
        </w:rPr>
        <w:t xml:space="preserve">denote the parameter estimates and true values of warming impact. </w:t>
      </w:r>
    </w:p>
    <w:p w14:paraId="68E22EED" w14:textId="5C24C212" w:rsidR="002D4B41" w:rsidRDefault="00DE0462" w:rsidP="00F805E9">
      <w:pPr>
        <w:spacing w:line="240" w:lineRule="auto"/>
        <w:rPr>
          <w:rFonts w:ascii="Times New Roman" w:hAnsi="Times New Roman"/>
          <w:sz w:val="22"/>
        </w:rPr>
      </w:pPr>
      <w:r w:rsidRPr="00DE0462">
        <w:rPr>
          <w:rFonts w:ascii="Times New Roman" w:hAnsi="Times New Roman"/>
          <w:sz w:val="22"/>
        </w:rPr>
        <w:t xml:space="preserve">To determine the effect of fishing histories and data quantities on the warming </w:t>
      </w:r>
      <w:r>
        <w:rPr>
          <w:rFonts w:ascii="Times New Roman" w:hAnsi="Times New Roman"/>
          <w:sz w:val="22"/>
        </w:rPr>
        <w:t>impact parameter</w:t>
      </w:r>
      <w:r w:rsidRPr="00DE0462">
        <w:rPr>
          <w:rFonts w:ascii="Times New Roman" w:hAnsi="Times New Roman"/>
          <w:sz w:val="22"/>
        </w:rPr>
        <w:t xml:space="preserve"> estimate, a General Linear Model (GLM) was employed. The GLM quantified the relative contributions of the different scenarios to the ARE of the estimates, with ARE serving as the dependent variable.</w:t>
      </w:r>
      <w:r w:rsidR="002D4B41" w:rsidRPr="002D4B41">
        <w:rPr>
          <w:rFonts w:ascii="Times New Roman" w:hAnsi="Times New Roman"/>
          <w:sz w:val="22"/>
        </w:rPr>
        <w:t xml:space="preserve"> The five data quantity scenarios and three fishing pattern scenarios were treated as independent categorical variables</w:t>
      </w:r>
      <w:r w:rsidR="00927D1E">
        <w:rPr>
          <w:rFonts w:ascii="Times New Roman" w:hAnsi="Times New Roman"/>
          <w:sz w:val="22"/>
        </w:rPr>
        <w:t>.</w:t>
      </w:r>
      <w:r w:rsidR="002D4B41" w:rsidRPr="002D4B41">
        <w:rPr>
          <w:rFonts w:ascii="Times New Roman" w:hAnsi="Times New Roman"/>
          <w:sz w:val="22"/>
        </w:rPr>
        <w:t xml:space="preserve"> </w:t>
      </w:r>
      <w:r w:rsidR="00927D1E" w:rsidRPr="00927D1E">
        <w:rPr>
          <w:rFonts w:ascii="Times New Roman" w:hAnsi="Times New Roman"/>
          <w:sz w:val="22"/>
        </w:rPr>
        <w:t>The coefficients assigned to these scenarios indicate the level of bias in the estimate caused by each scenario</w:t>
      </w:r>
      <w:r w:rsidR="00927D1E">
        <w:rPr>
          <w:rFonts w:ascii="Times New Roman" w:hAnsi="Times New Roman"/>
          <w:sz w:val="22"/>
        </w:rPr>
        <w:t>.</w:t>
      </w:r>
      <w:r w:rsidR="002D4B41" w:rsidRPr="002D4B41">
        <w:rPr>
          <w:rFonts w:ascii="Times New Roman" w:hAnsi="Times New Roman"/>
          <w:sz w:val="22"/>
        </w:rPr>
        <w:t xml:space="preserve"> The scenarios resulting in the least biased parameter estimates (F3 and D5) were used as the reference factors for the categorical variables.</w:t>
      </w:r>
    </w:p>
    <w:p w14:paraId="11C3AA52" w14:textId="394D858D" w:rsidR="00616886" w:rsidRDefault="001E0F0C" w:rsidP="00F805E9">
      <w:pPr>
        <w:spacing w:line="240" w:lineRule="auto"/>
        <w:rPr>
          <w:rFonts w:ascii="Times New Roman" w:hAnsi="Times New Roman"/>
          <w:b/>
          <w:bCs/>
          <w:sz w:val="22"/>
        </w:rPr>
      </w:pPr>
      <w:del w:id="39" w:author="Chris Free" w:date="2023-02-09T13:25:00Z">
        <w:r w:rsidDel="00C55583">
          <w:rPr>
            <w:rFonts w:ascii="Times New Roman" w:hAnsi="Times New Roman"/>
            <w:b/>
            <w:bCs/>
            <w:sz w:val="22"/>
          </w:rPr>
          <w:delText>SI.</w:delText>
        </w:r>
      </w:del>
      <w:r>
        <w:rPr>
          <w:rFonts w:ascii="Times New Roman" w:hAnsi="Times New Roman"/>
          <w:b/>
          <w:bCs/>
          <w:sz w:val="22"/>
        </w:rPr>
        <w:t>2.2</w:t>
      </w:r>
      <w:ins w:id="40" w:author="Chris Free" w:date="2023-02-09T13:25:00Z">
        <w:r w:rsidR="00C55583">
          <w:rPr>
            <w:rFonts w:ascii="Times New Roman" w:hAnsi="Times New Roman"/>
            <w:b/>
            <w:bCs/>
            <w:sz w:val="22"/>
          </w:rPr>
          <w:t>.</w:t>
        </w:r>
      </w:ins>
      <w:r>
        <w:rPr>
          <w:rFonts w:ascii="Times New Roman" w:hAnsi="Times New Roman"/>
          <w:b/>
          <w:bCs/>
          <w:sz w:val="22"/>
        </w:rPr>
        <w:t xml:space="preserve"> Simulation results</w:t>
      </w:r>
      <w:del w:id="41" w:author="Chris Free" w:date="2023-02-09T13:25:00Z">
        <w:r w:rsidDel="00C55583">
          <w:rPr>
            <w:rFonts w:ascii="Times New Roman" w:hAnsi="Times New Roman"/>
            <w:b/>
            <w:bCs/>
            <w:sz w:val="22"/>
          </w:rPr>
          <w:delText>:</w:delText>
        </w:r>
      </w:del>
    </w:p>
    <w:p w14:paraId="186B6038" w14:textId="0DA1DCAC" w:rsidR="00573FEE" w:rsidRDefault="00D3435C" w:rsidP="00F805E9">
      <w:pPr>
        <w:spacing w:line="240" w:lineRule="auto"/>
        <w:rPr>
          <w:rFonts w:ascii="Times New Roman" w:hAnsi="Times New Roman"/>
          <w:color w:val="000000"/>
          <w:sz w:val="22"/>
        </w:rPr>
      </w:pPr>
      <w:r w:rsidRPr="00D3435C">
        <w:rPr>
          <w:rFonts w:ascii="Times New Roman" w:hAnsi="Times New Roman"/>
          <w:color w:val="000000"/>
          <w:sz w:val="22"/>
        </w:rPr>
        <w:t xml:space="preserve">The comparison of the parameter </w:t>
      </w:r>
      <w:proofErr w:type="gramStart"/>
      <w:r w:rsidRPr="00D3435C">
        <w:rPr>
          <w:rFonts w:ascii="Times New Roman" w:hAnsi="Times New Roman"/>
          <w:color w:val="000000"/>
          <w:sz w:val="22"/>
        </w:rPr>
        <w:t>estimates</w:t>
      </w:r>
      <w:proofErr w:type="gramEnd"/>
      <w:r w:rsidRPr="00D3435C">
        <w:rPr>
          <w:rFonts w:ascii="Times New Roman" w:hAnsi="Times New Roman"/>
          <w:color w:val="000000"/>
          <w:sz w:val="22"/>
        </w:rPr>
        <w:t xml:space="preserve"> and the actual values of the warming impact can be seen in Fig</w:t>
      </w:r>
      <w:ins w:id="42" w:author="Chris Free" w:date="2023-02-13T15:54:00Z">
        <w:r w:rsidR="006E25DA">
          <w:rPr>
            <w:rFonts w:ascii="Times New Roman" w:hAnsi="Times New Roman"/>
            <w:color w:val="000000"/>
            <w:sz w:val="22"/>
          </w:rPr>
          <w:t>ure</w:t>
        </w:r>
      </w:ins>
      <w:del w:id="43" w:author="Chris Free" w:date="2023-02-13T15:54:00Z">
        <w:r w:rsidRPr="00D3435C" w:rsidDel="006E25DA">
          <w:rPr>
            <w:rFonts w:ascii="Times New Roman" w:hAnsi="Times New Roman"/>
            <w:color w:val="000000"/>
            <w:sz w:val="22"/>
          </w:rPr>
          <w:delText>.</w:delText>
        </w:r>
      </w:del>
      <w:r w:rsidRPr="00D3435C">
        <w:rPr>
          <w:rFonts w:ascii="Times New Roman" w:hAnsi="Times New Roman"/>
          <w:color w:val="000000"/>
          <w:sz w:val="22"/>
        </w:rPr>
        <w:t xml:space="preserve"> S2. </w:t>
      </w:r>
      <w:r>
        <w:rPr>
          <w:rFonts w:ascii="Times New Roman" w:hAnsi="Times New Roman"/>
          <w:color w:val="000000"/>
          <w:sz w:val="22"/>
        </w:rPr>
        <w:t>As expected, i</w:t>
      </w:r>
      <w:r w:rsidRPr="00D3435C">
        <w:rPr>
          <w:rFonts w:ascii="Times New Roman" w:hAnsi="Times New Roman"/>
          <w:color w:val="000000"/>
          <w:sz w:val="22"/>
        </w:rPr>
        <w:t>ncreased accuracy was observed as more data was used to fit the model. In terms of the impact of fishing history,</w:t>
      </w:r>
      <w:r>
        <w:rPr>
          <w:rFonts w:ascii="Times New Roman" w:hAnsi="Times New Roman"/>
          <w:color w:val="000000"/>
          <w:sz w:val="22"/>
        </w:rPr>
        <w:t xml:space="preserve"> t</w:t>
      </w:r>
      <w:r w:rsidR="00DE0462" w:rsidRPr="00DE0462">
        <w:rPr>
          <w:rFonts w:ascii="Times New Roman" w:hAnsi="Times New Roman"/>
          <w:color w:val="000000"/>
          <w:sz w:val="22"/>
        </w:rPr>
        <w:t xml:space="preserve">he most accurate estimates were observed </w:t>
      </w:r>
      <w:r w:rsidR="00DE0462" w:rsidRPr="00DE0462">
        <w:rPr>
          <w:rFonts w:ascii="Times New Roman" w:hAnsi="Times New Roman"/>
          <w:color w:val="000000"/>
          <w:sz w:val="22"/>
        </w:rPr>
        <w:lastRenderedPageBreak/>
        <w:t xml:space="preserve">in </w:t>
      </w:r>
      <w:del w:id="44" w:author="Chris Free" w:date="2023-02-14T10:24:00Z">
        <w:r w:rsidR="00DE0462" w:rsidRPr="00DE0462" w:rsidDel="00D7362A">
          <w:rPr>
            <w:rFonts w:ascii="Times New Roman" w:hAnsi="Times New Roman"/>
            <w:color w:val="000000"/>
            <w:sz w:val="22"/>
          </w:rPr>
          <w:delText xml:space="preserve">the </w:delText>
        </w:r>
      </w:del>
      <w:r w:rsidR="00DE0462" w:rsidRPr="00DE0462">
        <w:rPr>
          <w:rFonts w:ascii="Times New Roman" w:hAnsi="Times New Roman"/>
          <w:color w:val="000000"/>
          <w:sz w:val="22"/>
        </w:rPr>
        <w:t>scenario F3</w:t>
      </w:r>
      <w:r>
        <w:rPr>
          <w:rFonts w:ascii="Times New Roman" w:hAnsi="Times New Roman"/>
          <w:color w:val="000000"/>
          <w:sz w:val="22"/>
        </w:rPr>
        <w:t xml:space="preserve"> (high contract in fishing effort)</w:t>
      </w:r>
      <w:r w:rsidR="00DE0462" w:rsidRPr="00DE0462">
        <w:rPr>
          <w:rFonts w:ascii="Times New Roman" w:hAnsi="Times New Roman"/>
          <w:color w:val="000000"/>
          <w:sz w:val="22"/>
        </w:rPr>
        <w:t xml:space="preserve">, which </w:t>
      </w:r>
      <w:del w:id="45" w:author="Chris Free" w:date="2023-02-14T10:24:00Z">
        <w:r w:rsidR="00DE0462" w:rsidRPr="00DE0462" w:rsidDel="00D7362A">
          <w:rPr>
            <w:rFonts w:ascii="Times New Roman" w:hAnsi="Times New Roman"/>
            <w:color w:val="000000"/>
            <w:sz w:val="22"/>
          </w:rPr>
          <w:delText xml:space="preserve">was </w:delText>
        </w:r>
      </w:del>
      <w:ins w:id="46" w:author="Chris Free" w:date="2023-02-14T10:24:00Z">
        <w:r w:rsidR="00D7362A">
          <w:rPr>
            <w:rFonts w:ascii="Times New Roman" w:hAnsi="Times New Roman"/>
            <w:color w:val="000000"/>
            <w:sz w:val="22"/>
          </w:rPr>
          <w:t>provides</w:t>
        </w:r>
        <w:r w:rsidR="00D7362A" w:rsidRPr="00DE0462">
          <w:rPr>
            <w:rFonts w:ascii="Times New Roman" w:hAnsi="Times New Roman"/>
            <w:color w:val="000000"/>
            <w:sz w:val="22"/>
          </w:rPr>
          <w:t xml:space="preserve"> </w:t>
        </w:r>
      </w:ins>
      <w:r w:rsidR="00DE0462" w:rsidRPr="00DE0462">
        <w:rPr>
          <w:rFonts w:ascii="Times New Roman" w:hAnsi="Times New Roman"/>
          <w:color w:val="000000"/>
          <w:sz w:val="22"/>
        </w:rPr>
        <w:t xml:space="preserve">the most informative fishing pattern. </w:t>
      </w:r>
      <w:ins w:id="47" w:author="Chris Free" w:date="2023-02-14T10:24:00Z">
        <w:r w:rsidR="00D7362A">
          <w:rPr>
            <w:rFonts w:ascii="Times New Roman" w:hAnsi="Times New Roman"/>
            <w:color w:val="000000"/>
            <w:sz w:val="22"/>
          </w:rPr>
          <w:t>T</w:t>
        </w:r>
      </w:ins>
      <w:del w:id="48" w:author="Chris Free" w:date="2023-02-14T10:24:00Z">
        <w:r w:rsidDel="00D7362A">
          <w:rPr>
            <w:rFonts w:ascii="Times New Roman" w:hAnsi="Times New Roman"/>
            <w:color w:val="000000"/>
            <w:sz w:val="22"/>
          </w:rPr>
          <w:delText>However</w:delText>
        </w:r>
        <w:r w:rsidR="00DE0462" w:rsidRPr="00DE0462" w:rsidDel="00D7362A">
          <w:rPr>
            <w:rFonts w:ascii="Times New Roman" w:hAnsi="Times New Roman"/>
            <w:color w:val="000000"/>
            <w:sz w:val="22"/>
          </w:rPr>
          <w:delText>, t</w:delText>
        </w:r>
      </w:del>
      <w:r w:rsidR="00DE0462" w:rsidRPr="00DE0462">
        <w:rPr>
          <w:rFonts w:ascii="Times New Roman" w:hAnsi="Times New Roman"/>
          <w:color w:val="000000"/>
          <w:sz w:val="22"/>
        </w:rPr>
        <w:t xml:space="preserve">he </w:t>
      </w:r>
      <w:proofErr w:type="gramStart"/>
      <w:r w:rsidR="00DE0462" w:rsidRPr="00DE0462">
        <w:rPr>
          <w:rFonts w:ascii="Times New Roman" w:hAnsi="Times New Roman"/>
          <w:color w:val="000000"/>
          <w:sz w:val="22"/>
        </w:rPr>
        <w:t>model</w:t>
      </w:r>
      <w:proofErr w:type="gramEnd"/>
      <w:r w:rsidR="00DE0462" w:rsidRPr="00DE0462">
        <w:rPr>
          <w:rFonts w:ascii="Times New Roman" w:hAnsi="Times New Roman"/>
          <w:color w:val="000000"/>
          <w:sz w:val="22"/>
        </w:rPr>
        <w:t xml:space="preserve"> systematically underestimated the </w:t>
      </w:r>
      <w:r>
        <w:rPr>
          <w:rFonts w:ascii="Times New Roman" w:hAnsi="Times New Roman"/>
          <w:color w:val="000000"/>
          <w:sz w:val="22"/>
        </w:rPr>
        <w:t xml:space="preserve">magnitude of </w:t>
      </w:r>
      <w:r w:rsidR="00DE0462" w:rsidRPr="00DE0462">
        <w:rPr>
          <w:rFonts w:ascii="Times New Roman" w:hAnsi="Times New Roman"/>
          <w:color w:val="000000"/>
          <w:sz w:val="22"/>
        </w:rPr>
        <w:t>warming impact in scenario F2</w:t>
      </w:r>
      <w:r>
        <w:rPr>
          <w:rFonts w:ascii="Times New Roman" w:hAnsi="Times New Roman"/>
          <w:color w:val="000000"/>
          <w:sz w:val="22"/>
        </w:rPr>
        <w:t xml:space="preserve"> (l</w:t>
      </w:r>
      <w:r w:rsidRPr="00D3435C">
        <w:rPr>
          <w:rFonts w:ascii="Times New Roman" w:hAnsi="Times New Roman"/>
          <w:color w:val="000000"/>
          <w:sz w:val="22"/>
        </w:rPr>
        <w:t>ow effort, low contrast</w:t>
      </w:r>
      <w:r>
        <w:rPr>
          <w:rFonts w:ascii="Times New Roman" w:hAnsi="Times New Roman"/>
          <w:color w:val="000000"/>
          <w:sz w:val="22"/>
        </w:rPr>
        <w:t>)</w:t>
      </w:r>
      <w:r w:rsidR="00DE0462" w:rsidRPr="00DE0462">
        <w:rPr>
          <w:rFonts w:ascii="Times New Roman" w:hAnsi="Times New Roman"/>
          <w:color w:val="000000"/>
          <w:sz w:val="22"/>
        </w:rPr>
        <w:t>, regardless of whether the actual impact was positive or negative</w:t>
      </w:r>
      <w:r w:rsidR="00DE0462">
        <w:rPr>
          <w:rFonts w:ascii="Times New Roman" w:hAnsi="Times New Roman"/>
          <w:color w:val="000000"/>
          <w:sz w:val="22"/>
        </w:rPr>
        <w:t>.</w:t>
      </w:r>
    </w:p>
    <w:p w14:paraId="0D0E3673" w14:textId="335344C7" w:rsidR="00D3435C" w:rsidRDefault="00D3435C" w:rsidP="00D3435C">
      <w:pPr>
        <w:spacing w:line="240" w:lineRule="auto"/>
        <w:rPr>
          <w:rFonts w:ascii="Times New Roman" w:hAnsi="Times New Roman"/>
          <w:color w:val="000000"/>
          <w:sz w:val="22"/>
        </w:rPr>
      </w:pPr>
      <w:r w:rsidRPr="00D3435C">
        <w:rPr>
          <w:rFonts w:ascii="Times New Roman" w:hAnsi="Times New Roman"/>
          <w:color w:val="000000"/>
          <w:sz w:val="22"/>
        </w:rPr>
        <w:t>According to the results from GLM analysis, D1</w:t>
      </w:r>
      <w:r>
        <w:rPr>
          <w:rFonts w:ascii="Times New Roman" w:hAnsi="Times New Roman"/>
          <w:color w:val="000000"/>
          <w:sz w:val="22"/>
        </w:rPr>
        <w:t xml:space="preserve"> (1 harvest, 2 CPUE)</w:t>
      </w:r>
      <w:r w:rsidRPr="00D3435C">
        <w:rPr>
          <w:rFonts w:ascii="Times New Roman" w:hAnsi="Times New Roman"/>
          <w:color w:val="000000"/>
          <w:sz w:val="22"/>
        </w:rPr>
        <w:t xml:space="preserve"> and F2 </w:t>
      </w:r>
      <w:r>
        <w:rPr>
          <w:rFonts w:ascii="Times New Roman" w:hAnsi="Times New Roman"/>
          <w:color w:val="000000"/>
          <w:sz w:val="22"/>
        </w:rPr>
        <w:t>(l</w:t>
      </w:r>
      <w:r w:rsidRPr="00D3435C">
        <w:rPr>
          <w:rFonts w:ascii="Times New Roman" w:hAnsi="Times New Roman"/>
          <w:color w:val="000000"/>
          <w:sz w:val="22"/>
        </w:rPr>
        <w:t>ow effort, low contrast</w:t>
      </w:r>
      <w:r>
        <w:rPr>
          <w:rFonts w:ascii="Times New Roman" w:hAnsi="Times New Roman"/>
          <w:color w:val="000000"/>
          <w:sz w:val="22"/>
        </w:rPr>
        <w:t>)</w:t>
      </w:r>
      <w:r w:rsidR="00F03042">
        <w:rPr>
          <w:rFonts w:ascii="Times New Roman" w:hAnsi="Times New Roman"/>
          <w:color w:val="000000"/>
          <w:sz w:val="22"/>
        </w:rPr>
        <w:t xml:space="preserve"> scenario</w:t>
      </w:r>
      <w:r>
        <w:rPr>
          <w:rFonts w:ascii="Times New Roman" w:hAnsi="Times New Roman"/>
          <w:color w:val="000000"/>
          <w:sz w:val="22"/>
        </w:rPr>
        <w:t xml:space="preserve"> </w:t>
      </w:r>
      <w:r w:rsidR="00927D1E">
        <w:rPr>
          <w:rFonts w:ascii="Times New Roman" w:hAnsi="Times New Roman"/>
          <w:color w:val="000000"/>
          <w:sz w:val="22"/>
        </w:rPr>
        <w:t>caused</w:t>
      </w:r>
      <w:r w:rsidRPr="00D3435C">
        <w:rPr>
          <w:rFonts w:ascii="Times New Roman" w:hAnsi="Times New Roman"/>
          <w:color w:val="000000"/>
          <w:sz w:val="22"/>
        </w:rPr>
        <w:t xml:space="preserve"> significant</w:t>
      </w:r>
      <w:ins w:id="49" w:author="Chris Free" w:date="2023-02-14T10:24:00Z">
        <w:r w:rsidR="0022174D">
          <w:rPr>
            <w:rFonts w:ascii="Times New Roman" w:hAnsi="Times New Roman"/>
            <w:color w:val="000000"/>
            <w:sz w:val="22"/>
          </w:rPr>
          <w:t>ly</w:t>
        </w:r>
      </w:ins>
      <w:r w:rsidRPr="00D3435C">
        <w:rPr>
          <w:rFonts w:ascii="Times New Roman" w:hAnsi="Times New Roman"/>
          <w:color w:val="000000"/>
          <w:sz w:val="22"/>
        </w:rPr>
        <w:t xml:space="preserve"> </w:t>
      </w:r>
      <w:r w:rsidR="00927D1E">
        <w:rPr>
          <w:rFonts w:ascii="Times New Roman" w:hAnsi="Times New Roman"/>
          <w:color w:val="000000"/>
          <w:sz w:val="22"/>
        </w:rPr>
        <w:t>biased estimates compared with other scenarios</w:t>
      </w:r>
      <w:r w:rsidRPr="00D3435C">
        <w:rPr>
          <w:rFonts w:ascii="Times New Roman" w:hAnsi="Times New Roman"/>
          <w:color w:val="000000"/>
          <w:sz w:val="22"/>
        </w:rPr>
        <w:t xml:space="preserve"> (Tab</w:t>
      </w:r>
      <w:ins w:id="50" w:author="Chris Free" w:date="2023-02-13T15:55:00Z">
        <w:r w:rsidR="00A810CC">
          <w:rPr>
            <w:rFonts w:ascii="Times New Roman" w:hAnsi="Times New Roman"/>
            <w:color w:val="000000"/>
            <w:sz w:val="22"/>
          </w:rPr>
          <w:t xml:space="preserve">le </w:t>
        </w:r>
      </w:ins>
      <w:del w:id="51" w:author="Chris Free" w:date="2023-02-13T15:55:00Z">
        <w:r w:rsidRPr="00D3435C" w:rsidDel="00A810CC">
          <w:rPr>
            <w:rFonts w:ascii="Times New Roman" w:hAnsi="Times New Roman"/>
            <w:color w:val="000000"/>
            <w:sz w:val="22"/>
          </w:rPr>
          <w:delText>.</w:delText>
        </w:r>
      </w:del>
      <w:r w:rsidRPr="00D3435C">
        <w:rPr>
          <w:rFonts w:ascii="Times New Roman" w:hAnsi="Times New Roman"/>
          <w:color w:val="000000"/>
          <w:sz w:val="22"/>
        </w:rPr>
        <w:t>S1). </w:t>
      </w:r>
    </w:p>
    <w:p w14:paraId="593C31A7" w14:textId="46451769" w:rsidR="00927D1E" w:rsidRDefault="00927D1E" w:rsidP="00927D1E">
      <w:pPr>
        <w:spacing w:line="240" w:lineRule="auto"/>
        <w:rPr>
          <w:rFonts w:ascii="Times New Roman" w:hAnsi="Times New Roman"/>
          <w:b/>
          <w:bCs/>
          <w:sz w:val="22"/>
        </w:rPr>
      </w:pPr>
      <w:del w:id="52" w:author="Chris Free" w:date="2023-02-09T13:25:00Z">
        <w:r w:rsidDel="00C55583">
          <w:rPr>
            <w:rFonts w:ascii="Times New Roman" w:hAnsi="Times New Roman"/>
            <w:b/>
            <w:bCs/>
            <w:sz w:val="22"/>
          </w:rPr>
          <w:delText>SI.</w:delText>
        </w:r>
      </w:del>
      <w:r>
        <w:rPr>
          <w:rFonts w:ascii="Times New Roman" w:hAnsi="Times New Roman"/>
          <w:b/>
          <w:bCs/>
          <w:sz w:val="22"/>
        </w:rPr>
        <w:t>2.3</w:t>
      </w:r>
      <w:ins w:id="53" w:author="Chris Free" w:date="2023-02-09T13:25:00Z">
        <w:r w:rsidR="00C55583">
          <w:rPr>
            <w:rFonts w:ascii="Times New Roman" w:hAnsi="Times New Roman"/>
            <w:b/>
            <w:bCs/>
            <w:sz w:val="22"/>
          </w:rPr>
          <w:t>.</w:t>
        </w:r>
      </w:ins>
      <w:r>
        <w:rPr>
          <w:rFonts w:ascii="Times New Roman" w:hAnsi="Times New Roman"/>
          <w:b/>
          <w:bCs/>
          <w:sz w:val="22"/>
        </w:rPr>
        <w:t xml:space="preserve"> </w:t>
      </w:r>
      <w:r>
        <w:rPr>
          <w:rFonts w:ascii="Times New Roman" w:eastAsia="SimSun" w:hAnsi="Times New Roman"/>
          <w:b/>
          <w:bCs/>
          <w:color w:val="000000"/>
          <w:kern w:val="0"/>
          <w:sz w:val="22"/>
        </w:rPr>
        <w:t>Conclusions</w:t>
      </w:r>
      <w:del w:id="54" w:author="Chris Free" w:date="2023-02-09T13:25:00Z">
        <w:r w:rsidDel="00C55583">
          <w:rPr>
            <w:rFonts w:ascii="Times New Roman" w:hAnsi="Times New Roman"/>
            <w:b/>
            <w:bCs/>
            <w:sz w:val="22"/>
          </w:rPr>
          <w:delText>:</w:delText>
        </w:r>
      </w:del>
    </w:p>
    <w:p w14:paraId="4451758D" w14:textId="5FB37F00" w:rsidR="00DE0462" w:rsidRPr="004F1B45" w:rsidRDefault="00573FEE" w:rsidP="00F805E9">
      <w:pPr>
        <w:spacing w:line="240" w:lineRule="auto"/>
        <w:rPr>
          <w:rFonts w:ascii="Times New Roman" w:hAnsi="Times New Roman"/>
          <w:color w:val="000000"/>
          <w:sz w:val="22"/>
        </w:rPr>
      </w:pPr>
      <w:r w:rsidRPr="00573FEE">
        <w:rPr>
          <w:rFonts w:ascii="Times New Roman" w:hAnsi="Times New Roman"/>
          <w:color w:val="000000"/>
          <w:sz w:val="22"/>
        </w:rPr>
        <w:t>We found that having at least 4 CPUE and 2 harvests data points (D2) provided acceptable accuracy in estimates.</w:t>
      </w:r>
      <w:r w:rsidR="00470AB6">
        <w:rPr>
          <w:rFonts w:ascii="Times New Roman" w:hAnsi="Times New Roman"/>
          <w:color w:val="000000"/>
          <w:sz w:val="22"/>
        </w:rPr>
        <w:t xml:space="preserve"> Data quantity more than that </w:t>
      </w:r>
      <w:r>
        <w:rPr>
          <w:rFonts w:ascii="Times New Roman" w:hAnsi="Times New Roman"/>
          <w:color w:val="000000"/>
          <w:sz w:val="22"/>
        </w:rPr>
        <w:t>did</w:t>
      </w:r>
      <w:r w:rsidR="00470AB6">
        <w:rPr>
          <w:rFonts w:ascii="Times New Roman" w:hAnsi="Times New Roman"/>
          <w:color w:val="000000"/>
          <w:sz w:val="22"/>
        </w:rPr>
        <w:t xml:space="preserve"> not cause significantly more biased estimates</w:t>
      </w:r>
      <w:r w:rsidR="00470AB6" w:rsidRPr="00470AB6">
        <w:rPr>
          <w:rFonts w:ascii="Times New Roman" w:hAnsi="Times New Roman"/>
          <w:color w:val="000000"/>
          <w:sz w:val="22"/>
        </w:rPr>
        <w:t xml:space="preserve"> compared to the ideal scenario with the highest data quantity and most informative fishing history (D5-F3).</w:t>
      </w:r>
      <w:r w:rsidR="00AF7339" w:rsidRPr="004F1B45">
        <w:rPr>
          <w:rFonts w:ascii="Times New Roman" w:hAnsi="Times New Roman"/>
          <w:color w:val="000000"/>
          <w:sz w:val="22"/>
        </w:rPr>
        <w:t xml:space="preserve"> </w:t>
      </w:r>
      <w:r>
        <w:rPr>
          <w:rFonts w:ascii="Times New Roman" w:hAnsi="Times New Roman"/>
          <w:color w:val="000000"/>
          <w:sz w:val="22"/>
        </w:rPr>
        <w:t>Hence</w:t>
      </w:r>
      <w:r w:rsidR="00470AB6" w:rsidRPr="00470AB6">
        <w:rPr>
          <w:rFonts w:ascii="Times New Roman" w:hAnsi="Times New Roman"/>
          <w:color w:val="000000"/>
          <w:sz w:val="22"/>
        </w:rPr>
        <w:t xml:space="preserve">, we set 4 CPUE and 2 harvests as the minimum requirement for data. Populations with less data than this were excluded from </w:t>
      </w:r>
      <w:del w:id="55" w:author="Chris Free" w:date="2023-02-14T10:25:00Z">
        <w:r w:rsidR="00470AB6" w:rsidRPr="00470AB6" w:rsidDel="001231F4">
          <w:rPr>
            <w:rFonts w:ascii="Times New Roman" w:hAnsi="Times New Roman"/>
            <w:color w:val="000000"/>
            <w:sz w:val="22"/>
          </w:rPr>
          <w:delText>our model fitting</w:delText>
        </w:r>
      </w:del>
      <w:ins w:id="56" w:author="Chris Free" w:date="2023-02-14T10:25:00Z">
        <w:r w:rsidR="001231F4">
          <w:rPr>
            <w:rFonts w:ascii="Times New Roman" w:hAnsi="Times New Roman"/>
            <w:color w:val="000000"/>
            <w:sz w:val="22"/>
          </w:rPr>
          <w:t>the analysis</w:t>
        </w:r>
      </w:ins>
      <w:r w:rsidR="00470AB6" w:rsidRPr="00470AB6">
        <w:rPr>
          <w:rFonts w:ascii="Times New Roman" w:hAnsi="Times New Roman"/>
          <w:color w:val="000000"/>
          <w:sz w:val="22"/>
        </w:rPr>
        <w:t xml:space="preserve">. After fitting the model, we evaluated the estimated exploitation rate </w:t>
      </w:r>
      <w:del w:id="57" w:author="Chris Free" w:date="2023-02-14T10:25:00Z">
        <w:r w:rsidR="00470AB6" w:rsidRPr="00470AB6" w:rsidDel="009F3B72">
          <w:rPr>
            <w:rFonts w:ascii="Times New Roman" w:hAnsi="Times New Roman"/>
            <w:color w:val="000000"/>
            <w:sz w:val="22"/>
          </w:rPr>
          <w:delText>and intended</w:delText>
        </w:r>
      </w:del>
      <w:ins w:id="58" w:author="Chris Free" w:date="2023-02-14T10:25:00Z">
        <w:r w:rsidR="009F3B72">
          <w:rPr>
            <w:rFonts w:ascii="Times New Roman" w:hAnsi="Times New Roman"/>
            <w:color w:val="000000"/>
            <w:sz w:val="22"/>
          </w:rPr>
          <w:t>with the intent</w:t>
        </w:r>
      </w:ins>
      <w:r w:rsidR="00470AB6" w:rsidRPr="00470AB6">
        <w:rPr>
          <w:rFonts w:ascii="Times New Roman" w:hAnsi="Times New Roman"/>
          <w:color w:val="000000"/>
          <w:sz w:val="22"/>
        </w:rPr>
        <w:t xml:space="preserve"> to exclude any results with a history of consistent low fishing pressure (highest exploitation rate less than 0.2). However, </w:t>
      </w:r>
      <w:r>
        <w:rPr>
          <w:rFonts w:ascii="Times New Roman" w:hAnsi="Times New Roman"/>
          <w:color w:val="000000"/>
          <w:sz w:val="22"/>
        </w:rPr>
        <w:t>none of the</w:t>
      </w:r>
      <w:r w:rsidR="00470AB6" w:rsidRPr="00470AB6">
        <w:rPr>
          <w:rFonts w:ascii="Times New Roman" w:hAnsi="Times New Roman"/>
          <w:color w:val="000000"/>
          <w:sz w:val="22"/>
        </w:rPr>
        <w:t xml:space="preserve"> populations met this criterion, which is </w:t>
      </w:r>
      <w:del w:id="59" w:author="Chris Free" w:date="2023-02-14T10:25:00Z">
        <w:r w:rsidR="00470AB6" w:rsidDel="00941F81">
          <w:rPr>
            <w:rFonts w:ascii="Times New Roman" w:hAnsi="Times New Roman"/>
            <w:color w:val="000000"/>
            <w:sz w:val="22"/>
          </w:rPr>
          <w:delText>not very</w:delText>
        </w:r>
      </w:del>
      <w:ins w:id="60" w:author="Chris Free" w:date="2023-02-14T10:25:00Z">
        <w:r w:rsidR="00941F81">
          <w:rPr>
            <w:rFonts w:ascii="Times New Roman" w:hAnsi="Times New Roman"/>
            <w:color w:val="000000"/>
            <w:sz w:val="22"/>
          </w:rPr>
          <w:t>un</w:t>
        </w:r>
      </w:ins>
      <w:del w:id="61" w:author="Chris Free" w:date="2023-02-14T10:25:00Z">
        <w:r w:rsidR="00470AB6" w:rsidDel="00941F81">
          <w:rPr>
            <w:rFonts w:ascii="Times New Roman" w:hAnsi="Times New Roman"/>
            <w:color w:val="000000"/>
            <w:sz w:val="22"/>
          </w:rPr>
          <w:delText xml:space="preserve"> </w:delText>
        </w:r>
      </w:del>
      <w:r w:rsidR="00470AB6">
        <w:rPr>
          <w:rFonts w:ascii="Times New Roman" w:hAnsi="Times New Roman"/>
          <w:color w:val="000000"/>
          <w:sz w:val="22"/>
        </w:rPr>
        <w:t>surprising</w:t>
      </w:r>
      <w:r w:rsidR="00470AB6" w:rsidRPr="00470AB6">
        <w:rPr>
          <w:rFonts w:ascii="Times New Roman" w:hAnsi="Times New Roman"/>
          <w:color w:val="000000"/>
          <w:sz w:val="22"/>
        </w:rPr>
        <w:t xml:space="preserve"> given that </w:t>
      </w:r>
      <w:r w:rsidR="00470AB6">
        <w:rPr>
          <w:rFonts w:ascii="Times New Roman" w:hAnsi="Times New Roman"/>
          <w:color w:val="000000"/>
          <w:sz w:val="22"/>
        </w:rPr>
        <w:t>the</w:t>
      </w:r>
      <w:r w:rsidR="00470AB6" w:rsidRPr="00470AB6">
        <w:rPr>
          <w:rFonts w:ascii="Times New Roman" w:hAnsi="Times New Roman"/>
          <w:color w:val="000000"/>
          <w:sz w:val="22"/>
        </w:rPr>
        <w:t xml:space="preserve"> analyzed populations </w:t>
      </w:r>
      <w:r w:rsidR="00470AB6">
        <w:rPr>
          <w:rFonts w:ascii="Times New Roman" w:hAnsi="Times New Roman"/>
          <w:color w:val="000000"/>
          <w:sz w:val="22"/>
        </w:rPr>
        <w:t xml:space="preserve">were </w:t>
      </w:r>
      <w:r w:rsidR="00470AB6" w:rsidRPr="00470AB6">
        <w:rPr>
          <w:rFonts w:ascii="Times New Roman" w:hAnsi="Times New Roman"/>
          <w:color w:val="000000"/>
          <w:sz w:val="22"/>
        </w:rPr>
        <w:t xml:space="preserve">in lakes </w:t>
      </w:r>
      <w:r>
        <w:rPr>
          <w:rFonts w:ascii="Times New Roman" w:hAnsi="Times New Roman"/>
          <w:color w:val="000000"/>
          <w:sz w:val="22"/>
        </w:rPr>
        <w:t>with high</w:t>
      </w:r>
      <w:r w:rsidR="00470AB6">
        <w:rPr>
          <w:rFonts w:ascii="Times New Roman" w:hAnsi="Times New Roman"/>
          <w:color w:val="000000"/>
          <w:sz w:val="22"/>
        </w:rPr>
        <w:t xml:space="preserve"> fishing </w:t>
      </w:r>
      <w:r>
        <w:rPr>
          <w:rFonts w:ascii="Times New Roman" w:hAnsi="Times New Roman"/>
          <w:color w:val="000000"/>
          <w:sz w:val="22"/>
        </w:rPr>
        <w:t>activitie</w:t>
      </w:r>
      <w:r w:rsidR="00470AB6">
        <w:rPr>
          <w:rFonts w:ascii="Times New Roman" w:hAnsi="Times New Roman"/>
          <w:color w:val="000000"/>
          <w:sz w:val="22"/>
        </w:rPr>
        <w:t>s</w:t>
      </w:r>
      <w:r w:rsidR="00470AB6" w:rsidRPr="00470AB6">
        <w:rPr>
          <w:rFonts w:ascii="Times New Roman" w:hAnsi="Times New Roman"/>
          <w:color w:val="000000"/>
          <w:sz w:val="22"/>
        </w:rPr>
        <w:t xml:space="preserve"> and thus were prioritized </w:t>
      </w:r>
      <w:r w:rsidR="00470AB6">
        <w:rPr>
          <w:rFonts w:ascii="Times New Roman" w:hAnsi="Times New Roman"/>
          <w:color w:val="000000"/>
          <w:sz w:val="22"/>
        </w:rPr>
        <w:t xml:space="preserve">and </w:t>
      </w:r>
      <w:r w:rsidR="00470AB6" w:rsidRPr="00470AB6">
        <w:rPr>
          <w:rFonts w:ascii="Times New Roman" w:hAnsi="Times New Roman"/>
          <w:color w:val="000000"/>
          <w:sz w:val="22"/>
        </w:rPr>
        <w:t xml:space="preserve">monitored </w:t>
      </w:r>
      <w:r w:rsidR="00470AB6">
        <w:rPr>
          <w:rFonts w:ascii="Times New Roman" w:hAnsi="Times New Roman"/>
          <w:color w:val="000000"/>
          <w:sz w:val="22"/>
        </w:rPr>
        <w:t>by managers</w:t>
      </w:r>
      <w:r w:rsidR="00470AB6" w:rsidRPr="00470AB6">
        <w:rPr>
          <w:rFonts w:ascii="Times New Roman" w:hAnsi="Times New Roman"/>
          <w:color w:val="000000"/>
          <w:sz w:val="22"/>
        </w:rPr>
        <w:t>.</w:t>
      </w:r>
      <w:r w:rsidR="004F1B45" w:rsidRPr="004F1B45">
        <w:rPr>
          <w:rFonts w:ascii="Times New Roman" w:hAnsi="Times New Roman"/>
          <w:color w:val="000000"/>
          <w:sz w:val="22"/>
        </w:rPr>
        <w:t xml:space="preserve">  </w:t>
      </w:r>
    </w:p>
    <w:p w14:paraId="71562AF7" w14:textId="5CCB5157" w:rsidR="008B7FF6" w:rsidRDefault="008B7FF6" w:rsidP="008B7FF6">
      <w:pPr>
        <w:spacing w:line="240" w:lineRule="auto"/>
        <w:rPr>
          <w:rFonts w:ascii="Times New Roman" w:hAnsi="Times New Roman"/>
          <w:b/>
          <w:bCs/>
          <w:sz w:val="22"/>
        </w:rPr>
      </w:pPr>
      <w:del w:id="62" w:author="Chris Free" w:date="2023-02-09T13:25:00Z">
        <w:r w:rsidDel="00C55583">
          <w:rPr>
            <w:rFonts w:ascii="Times New Roman" w:hAnsi="Times New Roman"/>
            <w:b/>
            <w:bCs/>
            <w:sz w:val="22"/>
          </w:rPr>
          <w:delText>SI.</w:delText>
        </w:r>
      </w:del>
      <w:r>
        <w:rPr>
          <w:rFonts w:ascii="Times New Roman" w:hAnsi="Times New Roman"/>
          <w:b/>
          <w:bCs/>
          <w:sz w:val="22"/>
        </w:rPr>
        <w:t>3. Null model</w:t>
      </w:r>
      <w:del w:id="63" w:author="Chris Free" w:date="2023-02-09T13:26:00Z">
        <w:r w:rsidDel="00C55583">
          <w:rPr>
            <w:rFonts w:ascii="Times New Roman" w:hAnsi="Times New Roman"/>
            <w:b/>
            <w:bCs/>
            <w:sz w:val="22"/>
          </w:rPr>
          <w:delText>:</w:delText>
        </w:r>
      </w:del>
    </w:p>
    <w:p w14:paraId="6FE496DE" w14:textId="4597C3CE" w:rsidR="00E57E7E" w:rsidRPr="0026138F" w:rsidRDefault="008B7FF6" w:rsidP="0026138F">
      <w:pPr>
        <w:spacing w:line="240" w:lineRule="auto"/>
        <w:rPr>
          <w:rFonts w:ascii="Times New Roman" w:hAnsi="Times New Roman"/>
          <w:sz w:val="22"/>
        </w:rPr>
      </w:pPr>
      <w:r>
        <w:rPr>
          <w:rFonts w:ascii="Times New Roman" w:hAnsi="Times New Roman"/>
          <w:sz w:val="22"/>
        </w:rPr>
        <w:t xml:space="preserve">To test whether the estimates of warming effect came out by chance as an artefact of model structure, we compared the results from </w:t>
      </w:r>
      <w:r>
        <w:rPr>
          <w:rFonts w:ascii="Times New Roman" w:hAnsi="Times New Roman" w:hint="eastAsia"/>
          <w:sz w:val="22"/>
        </w:rPr>
        <w:t>benchmark</w:t>
      </w:r>
      <w:r>
        <w:rPr>
          <w:rFonts w:ascii="Times New Roman" w:hAnsi="Times New Roman"/>
          <w:sz w:val="22"/>
        </w:rPr>
        <w:t xml:space="preserve"> models with those from null models in which the time series of growing degree days (GDDs) were randomly re-ordered. For each population, the corresponding time series of GDDs were randomly re-ordered for twenty times and each time series was used to fit the model and estimate the warming effect. We found significantly stronger pattern of warming effect from </w:t>
      </w:r>
      <w:r>
        <w:rPr>
          <w:rFonts w:ascii="Times New Roman" w:hAnsi="Times New Roman" w:hint="eastAsia"/>
          <w:sz w:val="22"/>
        </w:rPr>
        <w:t>benchmark</w:t>
      </w:r>
      <w:r>
        <w:rPr>
          <w:rFonts w:ascii="Times New Roman" w:hAnsi="Times New Roman"/>
          <w:sz w:val="22"/>
        </w:rPr>
        <w:t xml:space="preserve"> models than that would be expected by chance from null models (</w:t>
      </w:r>
      <w:r w:rsidR="00E57E7E">
        <w:rPr>
          <w:rFonts w:ascii="Times New Roman" w:hAnsi="Times New Roman"/>
          <w:sz w:val="22"/>
        </w:rPr>
        <w:t>Fig</w:t>
      </w:r>
      <w:ins w:id="64" w:author="Chris Free" w:date="2023-02-13T15:52:00Z">
        <w:r w:rsidR="00B836B9">
          <w:rPr>
            <w:rFonts w:ascii="Times New Roman" w:hAnsi="Times New Roman"/>
            <w:sz w:val="22"/>
          </w:rPr>
          <w:t>ure S3</w:t>
        </w:r>
      </w:ins>
      <w:del w:id="65" w:author="Chris Free" w:date="2023-02-13T15:52:00Z">
        <w:r w:rsidR="00E57E7E" w:rsidDel="00B836B9">
          <w:rPr>
            <w:rFonts w:ascii="Times New Roman" w:hAnsi="Times New Roman"/>
            <w:sz w:val="22"/>
          </w:rPr>
          <w:delText>.SI.3.1</w:delText>
        </w:r>
      </w:del>
      <w:r>
        <w:rPr>
          <w:rFonts w:ascii="Times New Roman" w:hAnsi="Times New Roman"/>
          <w:sz w:val="22"/>
        </w:rPr>
        <w:t xml:space="preserve">).  </w:t>
      </w:r>
    </w:p>
    <w:p w14:paraId="11C3AA6A" w14:textId="56DC7207" w:rsidR="00616886" w:rsidRDefault="001E0F0C" w:rsidP="00FE1791">
      <w:pPr>
        <w:spacing w:line="240" w:lineRule="auto"/>
        <w:rPr>
          <w:rFonts w:ascii="Times New Roman" w:hAnsi="Times New Roman"/>
          <w:b/>
          <w:bCs/>
          <w:sz w:val="22"/>
        </w:rPr>
      </w:pPr>
      <w:del w:id="66" w:author="Chris Free" w:date="2023-02-09T13:26:00Z">
        <w:r w:rsidDel="00C55583">
          <w:rPr>
            <w:rFonts w:ascii="Times New Roman" w:hAnsi="Times New Roman"/>
            <w:b/>
            <w:bCs/>
            <w:sz w:val="22"/>
          </w:rPr>
          <w:delText>SI.</w:delText>
        </w:r>
      </w:del>
      <w:r w:rsidR="008B7FF6">
        <w:rPr>
          <w:rFonts w:ascii="Times New Roman" w:hAnsi="Times New Roman"/>
          <w:b/>
          <w:bCs/>
          <w:sz w:val="22"/>
        </w:rPr>
        <w:t>4</w:t>
      </w:r>
      <w:r>
        <w:rPr>
          <w:rFonts w:ascii="Times New Roman" w:hAnsi="Times New Roman"/>
          <w:b/>
          <w:bCs/>
          <w:sz w:val="22"/>
        </w:rPr>
        <w:t>. Sensitivity analysis</w:t>
      </w:r>
      <w:del w:id="67" w:author="Chris Free" w:date="2023-02-09T13:26:00Z">
        <w:r w:rsidDel="00C55583">
          <w:rPr>
            <w:rFonts w:ascii="Times New Roman" w:hAnsi="Times New Roman"/>
            <w:b/>
            <w:bCs/>
            <w:sz w:val="22"/>
          </w:rPr>
          <w:delText>:</w:delText>
        </w:r>
      </w:del>
    </w:p>
    <w:p w14:paraId="11008783" w14:textId="29D27A66" w:rsidR="00E57E7E" w:rsidRDefault="001E0F0C" w:rsidP="00FE1791">
      <w:pPr>
        <w:spacing w:line="240" w:lineRule="auto"/>
        <w:rPr>
          <w:rFonts w:ascii="Times New Roman" w:hAnsi="Times New Roman"/>
          <w:sz w:val="22"/>
        </w:rPr>
      </w:pPr>
      <w:r>
        <w:rPr>
          <w:rFonts w:ascii="Times New Roman" w:hAnsi="Times New Roman"/>
          <w:sz w:val="22"/>
        </w:rPr>
        <w:t xml:space="preserve">Previous simulation studies have suggested that the shape parameter in Pella-Thomlison model is difficult to estimate accurately (). Here, to test the sensitivity of </w:t>
      </w:r>
      <w:r w:rsidR="00E57E7E">
        <w:rPr>
          <w:rFonts w:ascii="Times New Roman" w:hAnsi="Times New Roman"/>
          <w:sz w:val="22"/>
        </w:rPr>
        <w:t>warming impact</w:t>
      </w:r>
      <w:r>
        <w:rPr>
          <w:rFonts w:ascii="Times New Roman" w:hAnsi="Times New Roman"/>
          <w:sz w:val="22"/>
        </w:rPr>
        <w:t xml:space="preserve"> estimations to potential mismatch of shape parameters, we also fitted the data to two </w:t>
      </w:r>
      <w:ins w:id="68" w:author="Chris Free" w:date="2023-02-14T10:26:00Z">
        <w:r w:rsidR="00941F81">
          <w:rPr>
            <w:rFonts w:ascii="Times New Roman" w:hAnsi="Times New Roman"/>
            <w:sz w:val="22"/>
          </w:rPr>
          <w:t xml:space="preserve">of the </w:t>
        </w:r>
      </w:ins>
      <w:proofErr w:type="gramStart"/>
      <w:r>
        <w:rPr>
          <w:rFonts w:ascii="Times New Roman" w:hAnsi="Times New Roman"/>
          <w:sz w:val="22"/>
        </w:rPr>
        <w:t>most commonly used</w:t>
      </w:r>
      <w:proofErr w:type="gramEnd"/>
      <w:r>
        <w:rPr>
          <w:rFonts w:ascii="Times New Roman" w:hAnsi="Times New Roman"/>
          <w:sz w:val="22"/>
        </w:rPr>
        <w:t xml:space="preserve"> surplus production models (i.e., Fox model and Schaefer model) that fixed shape parameters with different known values (</w:t>
      </w:r>
      <w:r w:rsidR="008B7FF6">
        <w:rPr>
          <w:rFonts w:ascii="Times New Roman" w:hAnsi="Times New Roman"/>
        </w:rPr>
        <w:t>Tab</w:t>
      </w:r>
      <w:ins w:id="69" w:author="Chris Free" w:date="2023-02-13T15:56:00Z">
        <w:r w:rsidR="00A810CC">
          <w:rPr>
            <w:rFonts w:ascii="Times New Roman" w:hAnsi="Times New Roman"/>
          </w:rPr>
          <w:t>le</w:t>
        </w:r>
      </w:ins>
      <w:del w:id="70" w:author="Chris Free" w:date="2023-02-13T15:56:00Z">
        <w:r w:rsidR="008B7FF6" w:rsidDel="00A810CC">
          <w:rPr>
            <w:rFonts w:ascii="Times New Roman" w:hAnsi="Times New Roman"/>
          </w:rPr>
          <w:delText>.</w:delText>
        </w:r>
      </w:del>
      <w:r w:rsidR="008B7FF6">
        <w:rPr>
          <w:rFonts w:ascii="Times New Roman" w:hAnsi="Times New Roman"/>
        </w:rPr>
        <w:t xml:space="preserve"> S</w:t>
      </w:r>
      <w:ins w:id="71" w:author="Chris Free" w:date="2023-02-13T15:56:00Z">
        <w:r w:rsidR="00A810CC">
          <w:rPr>
            <w:rFonts w:ascii="Times New Roman" w:hAnsi="Times New Roman"/>
          </w:rPr>
          <w:t>X</w:t>
        </w:r>
      </w:ins>
      <w:del w:id="72" w:author="Chris Free" w:date="2023-02-13T15:56:00Z">
        <w:r w:rsidR="008B7FF6" w:rsidDel="00A810CC">
          <w:rPr>
            <w:rFonts w:ascii="Times New Roman" w:hAnsi="Times New Roman"/>
          </w:rPr>
          <w:delText>I.4.1</w:delText>
        </w:r>
      </w:del>
      <w:r>
        <w:rPr>
          <w:rFonts w:ascii="Times New Roman" w:hAnsi="Times New Roman"/>
          <w:sz w:val="22"/>
        </w:rPr>
        <w:t xml:space="preserve">). </w:t>
      </w:r>
      <w:r w:rsidR="00E57E7E" w:rsidRPr="00E57E7E">
        <w:rPr>
          <w:rFonts w:ascii="Times New Roman" w:hAnsi="Times New Roman"/>
          <w:sz w:val="22"/>
        </w:rPr>
        <w:t xml:space="preserve">Additionally, to ensure that the magnitude of warming effect was not underestimated due to the confinement of the prior normal distribution, we conducted another sensitivity analysis in which the standard deviation of the normal distribution was increased from </w:t>
      </w:r>
      <w:r w:rsidR="00E57E7E">
        <w:rPr>
          <w:rFonts w:ascii="Times New Roman" w:hAnsi="Times New Roman"/>
          <w:sz w:val="22"/>
        </w:rPr>
        <w:t>two</w:t>
      </w:r>
      <w:r w:rsidR="00E57E7E" w:rsidRPr="00E57E7E">
        <w:rPr>
          <w:rFonts w:ascii="Times New Roman" w:hAnsi="Times New Roman"/>
          <w:sz w:val="22"/>
        </w:rPr>
        <w:t xml:space="preserve"> (the benchmark model specification) to five.</w:t>
      </w:r>
    </w:p>
    <w:p w14:paraId="13D6CA41" w14:textId="304E2D6C" w:rsidR="0026138F" w:rsidRPr="00517644" w:rsidRDefault="00E57E7E" w:rsidP="00517644">
      <w:pPr>
        <w:spacing w:line="240" w:lineRule="auto"/>
        <w:rPr>
          <w:rFonts w:ascii="Times New Roman" w:hAnsi="Times New Roman"/>
          <w:sz w:val="22"/>
        </w:rPr>
      </w:pPr>
      <w:r w:rsidRPr="00E57E7E">
        <w:rPr>
          <w:rFonts w:ascii="Times New Roman" w:hAnsi="Times New Roman"/>
          <w:sz w:val="22"/>
        </w:rPr>
        <w:t xml:space="preserve">The results indicated that the estimation of the warming effect was robust to </w:t>
      </w:r>
      <w:r w:rsidR="000E609C">
        <w:rPr>
          <w:rFonts w:ascii="Times New Roman" w:hAnsi="Times New Roman"/>
          <w:sz w:val="22"/>
        </w:rPr>
        <w:t>different</w:t>
      </w:r>
      <w:r w:rsidRPr="00E57E7E">
        <w:rPr>
          <w:rFonts w:ascii="Times New Roman" w:hAnsi="Times New Roman"/>
          <w:sz w:val="22"/>
        </w:rPr>
        <w:t xml:space="preserve"> shape parameter specification (Fig</w:t>
      </w:r>
      <w:ins w:id="73" w:author="Chris Free" w:date="2023-02-13T15:53:00Z">
        <w:r w:rsidR="00C54D77">
          <w:rPr>
            <w:rFonts w:ascii="Times New Roman" w:hAnsi="Times New Roman"/>
            <w:sz w:val="22"/>
          </w:rPr>
          <w:t>ure S4</w:t>
        </w:r>
      </w:ins>
      <w:del w:id="74" w:author="Chris Free" w:date="2023-02-13T15:53:00Z">
        <w:r w:rsidRPr="00E57E7E" w:rsidDel="00C54D77">
          <w:rPr>
            <w:rFonts w:ascii="Times New Roman" w:hAnsi="Times New Roman"/>
            <w:sz w:val="22"/>
          </w:rPr>
          <w:delText>.SI.4.1</w:delText>
        </w:r>
      </w:del>
      <w:r w:rsidRPr="00E57E7E">
        <w:rPr>
          <w:rFonts w:ascii="Times New Roman" w:hAnsi="Times New Roman"/>
          <w:sz w:val="22"/>
        </w:rPr>
        <w:t>). The robustness of the estimation of the warming impact was also evident across different settings of prior ranges</w:t>
      </w:r>
      <w:r w:rsidR="000E609C">
        <w:rPr>
          <w:rFonts w:ascii="Times New Roman" w:hAnsi="Times New Roman"/>
          <w:sz w:val="22"/>
        </w:rPr>
        <w:t xml:space="preserve"> for the parameter</w:t>
      </w:r>
      <w:r w:rsidRPr="00E57E7E">
        <w:rPr>
          <w:rFonts w:ascii="Times New Roman" w:hAnsi="Times New Roman"/>
          <w:sz w:val="22"/>
        </w:rPr>
        <w:t>.</w:t>
      </w:r>
      <w:r>
        <w:rPr>
          <w:rFonts w:ascii="Times New Roman" w:hAnsi="Times New Roman"/>
          <w:sz w:val="22"/>
        </w:rPr>
        <w:t xml:space="preserve"> </w:t>
      </w:r>
      <w:r w:rsidRPr="00E57E7E">
        <w:rPr>
          <w:rFonts w:ascii="Times New Roman" w:hAnsi="Times New Roman"/>
          <w:sz w:val="22"/>
        </w:rPr>
        <w:t>(Fig</w:t>
      </w:r>
      <w:ins w:id="75" w:author="Chris Free" w:date="2023-02-13T15:53:00Z">
        <w:r w:rsidR="00C54D77">
          <w:rPr>
            <w:rFonts w:ascii="Times New Roman" w:hAnsi="Times New Roman"/>
            <w:sz w:val="22"/>
          </w:rPr>
          <w:t>ure S4</w:t>
        </w:r>
      </w:ins>
      <w:del w:id="76" w:author="Chris Free" w:date="2023-02-13T15:53:00Z">
        <w:r w:rsidRPr="00E57E7E" w:rsidDel="00C54D77">
          <w:rPr>
            <w:rFonts w:ascii="Times New Roman" w:hAnsi="Times New Roman"/>
            <w:sz w:val="22"/>
          </w:rPr>
          <w:delText>.SI.4.2</w:delText>
        </w:r>
      </w:del>
      <w:r w:rsidRPr="00E57E7E">
        <w:rPr>
          <w:rFonts w:ascii="Times New Roman" w:hAnsi="Times New Roman"/>
          <w:sz w:val="22"/>
        </w:rPr>
        <w:t>).</w:t>
      </w:r>
    </w:p>
    <w:p w14:paraId="1201ECA1" w14:textId="77777777" w:rsidR="00517644" w:rsidRDefault="00517644">
      <w:pPr>
        <w:widowControl/>
        <w:jc w:val="left"/>
        <w:rPr>
          <w:rFonts w:ascii="Times New Roman" w:hAnsi="Times New Roman"/>
          <w:b/>
          <w:bCs/>
          <w:sz w:val="28"/>
          <w:szCs w:val="28"/>
        </w:rPr>
      </w:pPr>
      <w:r>
        <w:rPr>
          <w:rFonts w:ascii="Times New Roman" w:hAnsi="Times New Roman"/>
          <w:b/>
          <w:bCs/>
          <w:sz w:val="28"/>
          <w:szCs w:val="28"/>
        </w:rPr>
        <w:br w:type="page"/>
      </w:r>
    </w:p>
    <w:p w14:paraId="36F57218" w14:textId="7B374293" w:rsidR="0026138F" w:rsidRPr="0026138F" w:rsidRDefault="0026138F" w:rsidP="0026138F">
      <w:pPr>
        <w:spacing w:line="240" w:lineRule="auto"/>
        <w:rPr>
          <w:rFonts w:ascii="Times New Roman" w:hAnsi="Times New Roman"/>
          <w:b/>
          <w:bCs/>
          <w:sz w:val="28"/>
          <w:szCs w:val="28"/>
        </w:rPr>
      </w:pPr>
      <w:r w:rsidRPr="0026138F">
        <w:rPr>
          <w:rFonts w:ascii="Times New Roman" w:hAnsi="Times New Roman"/>
          <w:b/>
          <w:bCs/>
          <w:sz w:val="28"/>
          <w:szCs w:val="28"/>
        </w:rPr>
        <w:lastRenderedPageBreak/>
        <w:t>Supplemental Figures</w:t>
      </w:r>
    </w:p>
    <w:p w14:paraId="65E2BA39" w14:textId="77777777" w:rsidR="0026138F" w:rsidRDefault="0026138F" w:rsidP="0026138F">
      <w:pPr>
        <w:spacing w:line="240" w:lineRule="auto"/>
        <w:jc w:val="left"/>
        <w:rPr>
          <w:rFonts w:ascii="Times New Roman" w:hAnsi="Times New Roman"/>
          <w:b/>
          <w:bCs/>
          <w:sz w:val="22"/>
        </w:rPr>
      </w:pPr>
      <w:r>
        <w:rPr>
          <w:noProof/>
        </w:rPr>
        <w:drawing>
          <wp:inline distT="0" distB="0" distL="0" distR="0" wp14:anchorId="13F460DD" wp14:editId="2134B3A3">
            <wp:extent cx="5274310" cy="5274310"/>
            <wp:effectExtent l="0" t="0" r="2540" b="2540"/>
            <wp:docPr id="24" name="图片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14:paraId="460EF93E" w14:textId="77777777" w:rsidR="0026138F" w:rsidRPr="00731D17" w:rsidRDefault="0026138F" w:rsidP="0026138F">
      <w:pPr>
        <w:spacing w:line="240" w:lineRule="auto"/>
        <w:jc w:val="left"/>
        <w:rPr>
          <w:rFonts w:ascii="Times New Roman" w:hAnsi="Times New Roman"/>
          <w:b/>
          <w:bCs/>
          <w:color w:val="FF0000"/>
          <w:sz w:val="22"/>
        </w:rPr>
      </w:pPr>
      <w:r w:rsidRPr="00731D17">
        <w:rPr>
          <w:rFonts w:ascii="Times New Roman" w:hAnsi="Times New Roman" w:hint="eastAsia"/>
          <w:b/>
          <w:bCs/>
          <w:color w:val="FF0000"/>
          <w:sz w:val="22"/>
        </w:rPr>
        <w:t>(</w:t>
      </w:r>
      <w:r w:rsidRPr="00731D17">
        <w:rPr>
          <w:rFonts w:ascii="Times New Roman" w:hAnsi="Times New Roman"/>
          <w:b/>
          <w:bCs/>
          <w:color w:val="FF0000"/>
          <w:sz w:val="22"/>
        </w:rPr>
        <w:t>The figure is subject to change by adding GDD0 and GDD10</w:t>
      </w:r>
      <w:r>
        <w:rPr>
          <w:rFonts w:ascii="Times New Roman" w:hAnsi="Times New Roman"/>
          <w:b/>
          <w:bCs/>
          <w:color w:val="FF0000"/>
          <w:sz w:val="22"/>
        </w:rPr>
        <w:t xml:space="preserve"> and removing summer mean temperature</w:t>
      </w:r>
      <w:r w:rsidRPr="00731D17">
        <w:rPr>
          <w:rFonts w:ascii="Times New Roman" w:hAnsi="Times New Roman"/>
          <w:b/>
          <w:bCs/>
          <w:color w:val="FF0000"/>
          <w:sz w:val="22"/>
        </w:rPr>
        <w:t>)</w:t>
      </w:r>
    </w:p>
    <w:p w14:paraId="477CA5E0" w14:textId="774C3DB4" w:rsidR="0026138F" w:rsidRDefault="0026138F" w:rsidP="0026138F">
      <w:pPr>
        <w:spacing w:line="240" w:lineRule="auto"/>
        <w:jc w:val="left"/>
        <w:rPr>
          <w:rFonts w:ascii="Times New Roman" w:hAnsi="Times New Roman"/>
          <w:sz w:val="22"/>
        </w:rPr>
      </w:pPr>
      <w:bookmarkStart w:id="77" w:name="_Hlk126500218"/>
      <w:del w:id="78" w:author="Chris Free" w:date="2023-02-13T15:48:00Z">
        <w:r w:rsidDel="005A7687">
          <w:rPr>
            <w:rFonts w:ascii="Times New Roman" w:hAnsi="Times New Roman" w:hint="eastAsia"/>
            <w:sz w:val="22"/>
          </w:rPr>
          <w:delText>F</w:delText>
        </w:r>
        <w:r w:rsidDel="005A7687">
          <w:rPr>
            <w:rFonts w:ascii="Times New Roman" w:hAnsi="Times New Roman"/>
            <w:sz w:val="22"/>
          </w:rPr>
          <w:delText>ig. SI.1.1</w:delText>
        </w:r>
      </w:del>
      <w:bookmarkEnd w:id="77"/>
      <w:ins w:id="79" w:author="Chris Free" w:date="2023-02-13T15:48:00Z">
        <w:r w:rsidR="005A7687">
          <w:rPr>
            <w:rFonts w:ascii="Times New Roman" w:hAnsi="Times New Roman"/>
            <w:sz w:val="22"/>
          </w:rPr>
          <w:t>Fig</w:t>
        </w:r>
      </w:ins>
      <w:ins w:id="80" w:author="Chris Free" w:date="2023-02-14T09:28:00Z">
        <w:r w:rsidR="006C6839">
          <w:rPr>
            <w:rFonts w:ascii="Times New Roman" w:hAnsi="Times New Roman"/>
            <w:sz w:val="22"/>
          </w:rPr>
          <w:t>.</w:t>
        </w:r>
      </w:ins>
      <w:ins w:id="81" w:author="Chris Free" w:date="2023-02-13T15:48:00Z">
        <w:r w:rsidR="005A7687">
          <w:rPr>
            <w:rFonts w:ascii="Times New Roman" w:hAnsi="Times New Roman"/>
            <w:sz w:val="22"/>
          </w:rPr>
          <w:t xml:space="preserve"> S1</w:t>
        </w:r>
      </w:ins>
      <w:r>
        <w:rPr>
          <w:rFonts w:ascii="Times New Roman" w:hAnsi="Times New Roman"/>
          <w:sz w:val="22"/>
        </w:rPr>
        <w:t xml:space="preserve">. </w:t>
      </w:r>
      <w:r w:rsidRPr="00DD6098">
        <w:rPr>
          <w:rFonts w:ascii="Times New Roman" w:hAnsi="Times New Roman"/>
          <w:sz w:val="22"/>
        </w:rPr>
        <w:t xml:space="preserve">Correlations between growing degree days </w:t>
      </w:r>
      <w:r>
        <w:rPr>
          <w:rFonts w:ascii="Times New Roman" w:hAnsi="Times New Roman"/>
          <w:sz w:val="22"/>
        </w:rPr>
        <w:t>at different base temperature</w:t>
      </w:r>
      <w:r w:rsidRPr="00DD6098">
        <w:rPr>
          <w:rFonts w:ascii="Times New Roman" w:hAnsi="Times New Roman"/>
          <w:sz w:val="22"/>
        </w:rPr>
        <w:t>, open water duration, peak temperature, and monthly mean lake surface temperatures.</w:t>
      </w:r>
      <w:ins w:id="82" w:author="Chris Free" w:date="2023-02-13T17:49:00Z">
        <w:r w:rsidR="00902838">
          <w:rPr>
            <w:rFonts w:ascii="Times New Roman" w:hAnsi="Times New Roman"/>
            <w:sz w:val="22"/>
          </w:rPr>
          <w:t xml:space="preserve"> Numbers and color</w:t>
        </w:r>
        <w:r w:rsidR="005269FA">
          <w:rPr>
            <w:rFonts w:ascii="Times New Roman" w:hAnsi="Times New Roman"/>
            <w:sz w:val="22"/>
          </w:rPr>
          <w:t>s</w:t>
        </w:r>
        <w:r w:rsidR="00902838">
          <w:rPr>
            <w:rFonts w:ascii="Times New Roman" w:hAnsi="Times New Roman"/>
            <w:sz w:val="22"/>
          </w:rPr>
          <w:t xml:space="preserve"> indicate the strength and direction of the correlation coefficient.</w:t>
        </w:r>
      </w:ins>
    </w:p>
    <w:p w14:paraId="0F291594" w14:textId="77777777" w:rsidR="0026138F" w:rsidRDefault="0026138F" w:rsidP="0026138F">
      <w:pPr>
        <w:spacing w:line="240" w:lineRule="auto"/>
        <w:rPr>
          <w:rFonts w:ascii="Times New Roman" w:hAnsi="Times New Roman"/>
        </w:rPr>
      </w:pPr>
    </w:p>
    <w:p w14:paraId="11C3AA7C" w14:textId="77777777" w:rsidR="00616886" w:rsidRDefault="00616886" w:rsidP="00FE1791">
      <w:pPr>
        <w:spacing w:line="240" w:lineRule="auto"/>
        <w:jc w:val="center"/>
        <w:rPr>
          <w:rFonts w:ascii="Times New Roman" w:hAnsi="Times New Roman"/>
        </w:rPr>
      </w:pPr>
    </w:p>
    <w:p w14:paraId="11C3AA7D" w14:textId="7F665ECD" w:rsidR="00616886" w:rsidRDefault="00616886" w:rsidP="00FE1791">
      <w:pPr>
        <w:spacing w:line="240" w:lineRule="auto"/>
        <w:jc w:val="center"/>
        <w:rPr>
          <w:rFonts w:ascii="Times New Roman" w:hAnsi="Times New Roman"/>
        </w:rPr>
      </w:pPr>
    </w:p>
    <w:p w14:paraId="154FCC18" w14:textId="3A8D7C0E" w:rsidR="00DD6098" w:rsidRDefault="00DD6098" w:rsidP="00FE1791">
      <w:pPr>
        <w:spacing w:line="240" w:lineRule="auto"/>
        <w:jc w:val="center"/>
        <w:rPr>
          <w:rFonts w:ascii="Times New Roman" w:hAnsi="Times New Roman"/>
        </w:rPr>
      </w:pPr>
    </w:p>
    <w:p w14:paraId="60DD0837" w14:textId="1A910BBC" w:rsidR="008B7FF6" w:rsidRDefault="008B7FF6" w:rsidP="00FE1791">
      <w:pPr>
        <w:spacing w:line="240" w:lineRule="auto"/>
        <w:jc w:val="center"/>
        <w:rPr>
          <w:rFonts w:ascii="Times New Roman" w:hAnsi="Times New Roman"/>
        </w:rPr>
      </w:pPr>
    </w:p>
    <w:p w14:paraId="497BF866" w14:textId="33F53760" w:rsidR="008B7FF6" w:rsidRDefault="008B7FF6" w:rsidP="00FE1791">
      <w:pPr>
        <w:spacing w:line="240" w:lineRule="auto"/>
        <w:jc w:val="center"/>
        <w:rPr>
          <w:rFonts w:ascii="Times New Roman" w:hAnsi="Times New Roman"/>
        </w:rPr>
      </w:pPr>
    </w:p>
    <w:p w14:paraId="615A1AF1" w14:textId="58C86AD0" w:rsidR="008B7FF6" w:rsidRDefault="008B7FF6" w:rsidP="00FE1791">
      <w:pPr>
        <w:spacing w:line="240" w:lineRule="auto"/>
        <w:jc w:val="center"/>
        <w:rPr>
          <w:rFonts w:ascii="Times New Roman" w:hAnsi="Times New Roman"/>
        </w:rPr>
      </w:pPr>
    </w:p>
    <w:p w14:paraId="094BF30F" w14:textId="77777777" w:rsidR="0026138F" w:rsidRDefault="0026138F" w:rsidP="0026138F">
      <w:pPr>
        <w:spacing w:line="240" w:lineRule="auto"/>
        <w:jc w:val="left"/>
        <w:rPr>
          <w:rFonts w:ascii="Times New Roman" w:hAnsi="Times New Roman"/>
          <w:color w:val="000000"/>
          <w:sz w:val="22"/>
        </w:rPr>
      </w:pPr>
      <w:r w:rsidRPr="00634C36">
        <w:rPr>
          <w:rFonts w:ascii="Times New Roman" w:hAnsi="Times New Roman"/>
          <w:noProof/>
          <w:sz w:val="22"/>
        </w:rPr>
        <w:lastRenderedPageBreak/>
        <w:drawing>
          <wp:inline distT="0" distB="0" distL="0" distR="0" wp14:anchorId="55C0B1AE" wp14:editId="5C6D3FBE">
            <wp:extent cx="5274310" cy="1978025"/>
            <wp:effectExtent l="0" t="0" r="2540" b="3175"/>
            <wp:docPr id="6" name="图片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41B84876" w14:textId="6E962806" w:rsidR="0026138F" w:rsidRDefault="0026138F" w:rsidP="0026138F">
      <w:pPr>
        <w:spacing w:line="240" w:lineRule="auto"/>
        <w:jc w:val="left"/>
        <w:rPr>
          <w:ins w:id="83" w:author="Chris Free" w:date="2023-02-13T17:44:00Z"/>
          <w:rFonts w:ascii="Times New Roman" w:hAnsi="Times New Roman"/>
          <w:color w:val="000000"/>
          <w:sz w:val="22"/>
        </w:rPr>
      </w:pPr>
      <w:r>
        <w:rPr>
          <w:rFonts w:ascii="Times New Roman" w:hAnsi="Times New Roman" w:hint="eastAsia"/>
          <w:color w:val="000000"/>
          <w:sz w:val="22"/>
        </w:rPr>
        <w:t>F</w:t>
      </w:r>
      <w:r>
        <w:rPr>
          <w:rFonts w:ascii="Times New Roman" w:hAnsi="Times New Roman"/>
          <w:color w:val="000000"/>
          <w:sz w:val="22"/>
        </w:rPr>
        <w:t>ig</w:t>
      </w:r>
      <w:ins w:id="84" w:author="Chris Free" w:date="2023-02-13T15:49:00Z">
        <w:r w:rsidR="005A7687">
          <w:rPr>
            <w:rFonts w:ascii="Times New Roman" w:hAnsi="Times New Roman"/>
            <w:color w:val="000000"/>
            <w:sz w:val="22"/>
          </w:rPr>
          <w:t>ure S2</w:t>
        </w:r>
      </w:ins>
      <w:del w:id="85" w:author="Chris Free" w:date="2023-02-13T15:49:00Z">
        <w:r w:rsidDel="005A7687">
          <w:rPr>
            <w:rFonts w:ascii="Times New Roman" w:hAnsi="Times New Roman"/>
            <w:color w:val="000000"/>
            <w:sz w:val="22"/>
          </w:rPr>
          <w:delText>. SI. 2.1</w:delText>
        </w:r>
      </w:del>
      <w:r>
        <w:rPr>
          <w:rFonts w:ascii="Times New Roman" w:hAnsi="Times New Roman"/>
          <w:color w:val="000000"/>
          <w:sz w:val="22"/>
        </w:rPr>
        <w:t xml:space="preserve">. </w:t>
      </w:r>
      <w:r w:rsidRPr="00573FEE">
        <w:rPr>
          <w:rFonts w:ascii="Times New Roman" w:hAnsi="Times New Roman"/>
          <w:color w:val="000000"/>
          <w:sz w:val="22"/>
        </w:rPr>
        <w:t>Exploitation rate and 50 simulated biomass trajectories for scenarios F1, F2, and F3. Scenario F1 (high fishing effort and low contrast) is shown in the left panel, scenario F2 (low fishing effort and low contrast) in the middle panel, and scenario F3 (high contrast in fishing effort) in the right panel.</w:t>
      </w:r>
    </w:p>
    <w:p w14:paraId="2E43690F" w14:textId="0645F5E3" w:rsidR="002B0149" w:rsidRDefault="002B0149" w:rsidP="0026138F">
      <w:pPr>
        <w:spacing w:line="240" w:lineRule="auto"/>
        <w:jc w:val="left"/>
        <w:rPr>
          <w:ins w:id="86" w:author="Chris Free" w:date="2023-02-13T17:45:00Z"/>
          <w:rFonts w:ascii="Times New Roman" w:hAnsi="Times New Roman"/>
          <w:color w:val="000000"/>
          <w:sz w:val="22"/>
        </w:rPr>
      </w:pPr>
      <w:ins w:id="87" w:author="Chris Free" w:date="2023-02-13T17:44:00Z">
        <w:r>
          <w:rPr>
            <w:rFonts w:ascii="Times New Roman" w:hAnsi="Times New Roman"/>
            <w:color w:val="000000"/>
            <w:sz w:val="22"/>
          </w:rPr>
          <w:t xml:space="preserve">I suggest replacing this figure with something like the following (i.e., separating exploitation rate from biomass, making exploitation rate a line). </w:t>
        </w:r>
        <w:r w:rsidR="00015A4F">
          <w:rPr>
            <w:rFonts w:ascii="Times New Roman" w:hAnsi="Times New Roman"/>
            <w:noProof/>
            <w:color w:val="000000"/>
            <w:sz w:val="22"/>
          </w:rPr>
          <w:drawing>
            <wp:inline distT="0" distB="0" distL="0" distR="0" wp14:anchorId="05AD561C" wp14:editId="5AAC1CD6">
              <wp:extent cx="5274310" cy="4057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ins>
    </w:p>
    <w:p w14:paraId="44F6BCD6" w14:textId="3759F2DE" w:rsidR="00015A4F" w:rsidRDefault="00015A4F" w:rsidP="0026138F">
      <w:pPr>
        <w:spacing w:line="240" w:lineRule="auto"/>
        <w:jc w:val="left"/>
        <w:rPr>
          <w:rFonts w:ascii="Times New Roman" w:hAnsi="Times New Roman"/>
          <w:color w:val="000000"/>
          <w:sz w:val="22"/>
        </w:rPr>
      </w:pPr>
      <w:ins w:id="88" w:author="Chris Free" w:date="2023-02-13T17:45:00Z">
        <w:r>
          <w:rPr>
            <w:rFonts w:ascii="Times New Roman" w:hAnsi="Times New Roman" w:hint="eastAsia"/>
            <w:color w:val="000000"/>
            <w:sz w:val="22"/>
          </w:rPr>
          <w:t>F</w:t>
        </w:r>
        <w:r>
          <w:rPr>
            <w:rFonts w:ascii="Times New Roman" w:hAnsi="Times New Roman"/>
            <w:color w:val="000000"/>
            <w:sz w:val="22"/>
          </w:rPr>
          <w:t>ig</w:t>
        </w:r>
      </w:ins>
      <w:ins w:id="89" w:author="Chris Free" w:date="2023-02-14T09:28:00Z">
        <w:r w:rsidR="006C6839">
          <w:rPr>
            <w:rFonts w:ascii="Times New Roman" w:hAnsi="Times New Roman"/>
            <w:color w:val="000000"/>
            <w:sz w:val="22"/>
          </w:rPr>
          <w:t>.</w:t>
        </w:r>
      </w:ins>
      <w:ins w:id="90" w:author="Chris Free" w:date="2023-02-13T17:45:00Z">
        <w:r>
          <w:rPr>
            <w:rFonts w:ascii="Times New Roman" w:hAnsi="Times New Roman"/>
            <w:color w:val="000000"/>
            <w:sz w:val="22"/>
          </w:rPr>
          <w:t xml:space="preserve"> S2. </w:t>
        </w:r>
        <w:r w:rsidRPr="00573FEE">
          <w:rPr>
            <w:rFonts w:ascii="Times New Roman" w:hAnsi="Times New Roman"/>
            <w:color w:val="000000"/>
            <w:sz w:val="22"/>
          </w:rPr>
          <w:t xml:space="preserve">Exploitation rate and 50 simulated biomass trajectories for </w:t>
        </w:r>
        <w:r>
          <w:rPr>
            <w:rFonts w:ascii="Times New Roman" w:hAnsi="Times New Roman"/>
            <w:color w:val="000000"/>
            <w:sz w:val="22"/>
          </w:rPr>
          <w:t>three fishing effort scenarios.</w:t>
        </w:r>
      </w:ins>
    </w:p>
    <w:p w14:paraId="4DA51C7B" w14:textId="77777777" w:rsidR="0026138F" w:rsidRDefault="0026138F">
      <w:pPr>
        <w:widowControl/>
        <w:jc w:val="left"/>
        <w:rPr>
          <w:rFonts w:ascii="Times New Roman" w:hAnsi="Times New Roman"/>
          <w:color w:val="000000"/>
          <w:sz w:val="22"/>
        </w:rPr>
      </w:pPr>
      <w:r>
        <w:rPr>
          <w:rFonts w:ascii="Times New Roman" w:hAnsi="Times New Roman"/>
          <w:color w:val="000000"/>
          <w:sz w:val="22"/>
        </w:rPr>
        <w:br w:type="page"/>
      </w:r>
    </w:p>
    <w:p w14:paraId="7C39DD12" w14:textId="77777777" w:rsidR="0026138F" w:rsidRDefault="0026138F" w:rsidP="0026138F">
      <w:pPr>
        <w:spacing w:line="240" w:lineRule="auto"/>
        <w:jc w:val="left"/>
        <w:rPr>
          <w:rFonts w:ascii="Times New Roman" w:hAnsi="Times New Roman"/>
          <w:color w:val="000000"/>
          <w:sz w:val="22"/>
        </w:rPr>
      </w:pPr>
      <w:r w:rsidRPr="00634C36">
        <w:rPr>
          <w:rFonts w:ascii="Times New Roman" w:hAnsi="Times New Roman"/>
          <w:noProof/>
          <w:sz w:val="22"/>
        </w:rPr>
        <w:lastRenderedPageBreak/>
        <w:drawing>
          <wp:inline distT="0" distB="0" distL="0" distR="0" wp14:anchorId="677C09CE" wp14:editId="1C91107C">
            <wp:extent cx="5274310" cy="4868545"/>
            <wp:effectExtent l="0" t="0" r="2540" b="8255"/>
            <wp:docPr id="8" name="图片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868545"/>
                    </a:xfrm>
                    <a:prstGeom prst="rect">
                      <a:avLst/>
                    </a:prstGeom>
                    <a:noFill/>
                    <a:ln>
                      <a:noFill/>
                    </a:ln>
                  </pic:spPr>
                </pic:pic>
              </a:graphicData>
            </a:graphic>
          </wp:inline>
        </w:drawing>
      </w:r>
    </w:p>
    <w:p w14:paraId="52E2F273" w14:textId="7F9CA312" w:rsidR="00022125" w:rsidRDefault="0026138F" w:rsidP="0026138F">
      <w:pPr>
        <w:jc w:val="left"/>
        <w:rPr>
          <w:ins w:id="91" w:author="Chris Free" w:date="2023-02-13T17:21:00Z"/>
          <w:rFonts w:ascii="Times New Roman" w:hAnsi="Times New Roman"/>
          <w:color w:val="000000"/>
          <w:sz w:val="22"/>
        </w:rPr>
      </w:pPr>
      <w:r w:rsidRPr="00634C36">
        <w:rPr>
          <w:rFonts w:ascii="Times New Roman" w:hAnsi="Times New Roman"/>
          <w:color w:val="000000"/>
          <w:sz w:val="22"/>
        </w:rPr>
        <w:t>Fig</w:t>
      </w:r>
      <w:ins w:id="92" w:author="Chris Free" w:date="2023-02-14T09:27:00Z">
        <w:r w:rsidR="006C6839">
          <w:rPr>
            <w:rFonts w:ascii="Times New Roman" w:hAnsi="Times New Roman"/>
            <w:color w:val="000000"/>
            <w:sz w:val="22"/>
          </w:rPr>
          <w:t>.</w:t>
        </w:r>
      </w:ins>
      <w:ins w:id="93" w:author="Chris Free" w:date="2023-02-13T15:49:00Z">
        <w:r w:rsidR="005A7687">
          <w:rPr>
            <w:rFonts w:ascii="Times New Roman" w:hAnsi="Times New Roman"/>
            <w:color w:val="000000"/>
            <w:sz w:val="22"/>
          </w:rPr>
          <w:t xml:space="preserve"> S3</w:t>
        </w:r>
      </w:ins>
      <w:del w:id="94" w:author="Chris Free" w:date="2023-02-13T15:49:00Z">
        <w:r w:rsidRPr="00634C36" w:rsidDel="005A7687">
          <w:rPr>
            <w:rFonts w:ascii="Times New Roman" w:hAnsi="Times New Roman"/>
            <w:color w:val="000000"/>
            <w:sz w:val="22"/>
          </w:rPr>
          <w:delText>.S</w:delText>
        </w:r>
        <w:r w:rsidDel="005A7687">
          <w:rPr>
            <w:rFonts w:ascii="Times New Roman" w:hAnsi="Times New Roman"/>
            <w:color w:val="000000"/>
            <w:sz w:val="22"/>
          </w:rPr>
          <w:delText>I.</w:delText>
        </w:r>
        <w:r w:rsidRPr="00634C36" w:rsidDel="005A7687">
          <w:rPr>
            <w:rFonts w:ascii="Times New Roman" w:hAnsi="Times New Roman"/>
            <w:color w:val="000000"/>
            <w:sz w:val="22"/>
          </w:rPr>
          <w:delText>2.</w:delText>
        </w:r>
        <w:r w:rsidDel="005A7687">
          <w:rPr>
            <w:rFonts w:ascii="Times New Roman" w:hAnsi="Times New Roman"/>
            <w:color w:val="000000"/>
            <w:sz w:val="22"/>
          </w:rPr>
          <w:delText>2</w:delText>
        </w:r>
      </w:del>
      <w:ins w:id="95" w:author="Chris Free" w:date="2023-02-13T15:49:00Z">
        <w:r w:rsidR="005A7687">
          <w:rPr>
            <w:rFonts w:ascii="Times New Roman" w:hAnsi="Times New Roman"/>
            <w:color w:val="000000"/>
            <w:sz w:val="22"/>
          </w:rPr>
          <w:t>.</w:t>
        </w:r>
      </w:ins>
      <w:r w:rsidRPr="00634C36">
        <w:rPr>
          <w:rFonts w:ascii="Times New Roman" w:hAnsi="Times New Roman"/>
          <w:color w:val="000000"/>
          <w:sz w:val="22"/>
        </w:rPr>
        <w:t xml:space="preserve"> Comparison of true values and estimates of the warming impact in scenario F1 (high fishing efforts and low contrast in fishing efforts; </w:t>
      </w:r>
      <w:r w:rsidRPr="00634C36">
        <w:rPr>
          <w:rFonts w:ascii="Times New Roman" w:hAnsi="Times New Roman"/>
          <w:b/>
          <w:bCs/>
          <w:color w:val="000000"/>
          <w:sz w:val="22"/>
        </w:rPr>
        <w:t>top</w:t>
      </w:r>
      <w:r w:rsidRPr="00634C36">
        <w:rPr>
          <w:rFonts w:ascii="Times New Roman" w:hAnsi="Times New Roman"/>
          <w:color w:val="000000"/>
          <w:sz w:val="22"/>
        </w:rPr>
        <w:t xml:space="preserve"> panel); scenario F2 (low fishing efforts and low contrast in fishing efforts; </w:t>
      </w:r>
      <w:r w:rsidRPr="00634C36">
        <w:rPr>
          <w:rFonts w:ascii="Times New Roman" w:hAnsi="Times New Roman"/>
          <w:b/>
          <w:bCs/>
          <w:color w:val="000000"/>
          <w:sz w:val="22"/>
        </w:rPr>
        <w:t>middle</w:t>
      </w:r>
      <w:r w:rsidRPr="00634C36">
        <w:rPr>
          <w:rFonts w:ascii="Times New Roman" w:hAnsi="Times New Roman"/>
          <w:color w:val="000000"/>
          <w:sz w:val="22"/>
        </w:rPr>
        <w:t xml:space="preserve"> panel); and scenario F3 (high contrast in fishing efforts; </w:t>
      </w:r>
      <w:r w:rsidRPr="00634C36">
        <w:rPr>
          <w:rFonts w:ascii="Times New Roman" w:hAnsi="Times New Roman"/>
          <w:b/>
          <w:bCs/>
          <w:color w:val="000000"/>
          <w:sz w:val="22"/>
        </w:rPr>
        <w:t>bottom</w:t>
      </w:r>
      <w:r w:rsidRPr="00634C36">
        <w:rPr>
          <w:rFonts w:ascii="Times New Roman" w:hAnsi="Times New Roman"/>
          <w:color w:val="000000"/>
          <w:sz w:val="22"/>
        </w:rPr>
        <w:t xml:space="preserve"> panel). </w:t>
      </w:r>
      <w:r w:rsidRPr="001E0F0C">
        <w:rPr>
          <w:rFonts w:ascii="Times New Roman" w:hAnsi="Times New Roman"/>
          <w:color w:val="000000"/>
          <w:sz w:val="22"/>
        </w:rPr>
        <w:t>The panels illustrate the data scenarios D1 to D5 in increasing order of data quantity, from left to right.</w:t>
      </w:r>
    </w:p>
    <w:p w14:paraId="20A4D96E" w14:textId="77777777" w:rsidR="00022125" w:rsidRDefault="00022125">
      <w:pPr>
        <w:widowControl/>
        <w:jc w:val="left"/>
        <w:rPr>
          <w:ins w:id="96" w:author="Chris Free" w:date="2023-02-13T17:21:00Z"/>
          <w:rFonts w:ascii="Times New Roman" w:hAnsi="Times New Roman"/>
          <w:color w:val="000000"/>
          <w:sz w:val="22"/>
        </w:rPr>
      </w:pPr>
      <w:ins w:id="97" w:author="Chris Free" w:date="2023-02-13T17:21:00Z">
        <w:r>
          <w:rPr>
            <w:rFonts w:ascii="Times New Roman" w:hAnsi="Times New Roman"/>
            <w:color w:val="000000"/>
            <w:sz w:val="22"/>
          </w:rPr>
          <w:br w:type="page"/>
        </w:r>
      </w:ins>
    </w:p>
    <w:p w14:paraId="023B5F26" w14:textId="18C6A796" w:rsidR="0026138F" w:rsidRDefault="00022125" w:rsidP="0026138F">
      <w:pPr>
        <w:jc w:val="left"/>
        <w:rPr>
          <w:ins w:id="98" w:author="Chris Free" w:date="2023-02-13T17:22:00Z"/>
          <w:rFonts w:ascii="Times New Roman" w:hAnsi="Times New Roman"/>
          <w:color w:val="000000"/>
          <w:sz w:val="22"/>
        </w:rPr>
      </w:pPr>
      <w:ins w:id="99" w:author="Chris Free" w:date="2023-02-13T17:21:00Z">
        <w:r>
          <w:rPr>
            <w:rFonts w:ascii="Times New Roman" w:hAnsi="Times New Roman"/>
            <w:color w:val="000000"/>
            <w:sz w:val="22"/>
          </w:rPr>
          <w:lastRenderedPageBreak/>
          <w:t>I would suggest replacing Figu</w:t>
        </w:r>
      </w:ins>
      <w:ins w:id="100" w:author="Chris Free" w:date="2023-02-13T17:22:00Z">
        <w:r>
          <w:rPr>
            <w:rFonts w:ascii="Times New Roman" w:hAnsi="Times New Roman"/>
            <w:color w:val="000000"/>
            <w:sz w:val="22"/>
          </w:rPr>
          <w:t>re S3 above with something like the following (scenario names spelled out, true values on x-axis, aspect ratio that produces square plots):</w:t>
        </w:r>
      </w:ins>
    </w:p>
    <w:p w14:paraId="1A74188A" w14:textId="6D32F185" w:rsidR="00022125" w:rsidRDefault="00022125" w:rsidP="0026138F">
      <w:pPr>
        <w:jc w:val="left"/>
        <w:rPr>
          <w:ins w:id="101" w:author="Chris Free" w:date="2023-02-13T17:23:00Z"/>
          <w:rFonts w:ascii="Times New Roman" w:hAnsi="Times New Roman"/>
          <w:color w:val="000000"/>
          <w:sz w:val="22"/>
        </w:rPr>
      </w:pPr>
      <w:ins w:id="102" w:author="Chris Free" w:date="2023-02-13T17:22:00Z">
        <w:r>
          <w:rPr>
            <w:rFonts w:ascii="Times New Roman" w:hAnsi="Times New Roman"/>
            <w:noProof/>
            <w:color w:val="000000"/>
            <w:sz w:val="22"/>
          </w:rPr>
          <w:drawing>
            <wp:inline distT="0" distB="0" distL="0" distR="0" wp14:anchorId="48F6BFC2" wp14:editId="52EF7D90">
              <wp:extent cx="5274310" cy="4057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ins>
    </w:p>
    <w:p w14:paraId="56686989" w14:textId="15B2D1D9" w:rsidR="00611FD5" w:rsidRPr="0026138F" w:rsidRDefault="00611FD5" w:rsidP="0026138F">
      <w:pPr>
        <w:jc w:val="left"/>
        <w:rPr>
          <w:rFonts w:ascii="Times New Roman" w:hAnsi="Times New Roman"/>
          <w:color w:val="000000"/>
          <w:sz w:val="22"/>
        </w:rPr>
      </w:pPr>
      <w:ins w:id="103" w:author="Chris Free" w:date="2023-02-13T17:23:00Z">
        <w:r w:rsidRPr="00634C36">
          <w:rPr>
            <w:rFonts w:ascii="Times New Roman" w:hAnsi="Times New Roman"/>
            <w:color w:val="000000"/>
            <w:sz w:val="22"/>
          </w:rPr>
          <w:t>Fig</w:t>
        </w:r>
      </w:ins>
      <w:ins w:id="104" w:author="Chris Free" w:date="2023-02-14T09:28:00Z">
        <w:r w:rsidR="006C6839">
          <w:rPr>
            <w:rFonts w:ascii="Times New Roman" w:hAnsi="Times New Roman"/>
            <w:color w:val="000000"/>
            <w:sz w:val="22"/>
          </w:rPr>
          <w:t>.</w:t>
        </w:r>
      </w:ins>
      <w:ins w:id="105" w:author="Chris Free" w:date="2023-02-13T17:23:00Z">
        <w:r>
          <w:rPr>
            <w:rFonts w:ascii="Times New Roman" w:hAnsi="Times New Roman"/>
            <w:color w:val="000000"/>
            <w:sz w:val="22"/>
          </w:rPr>
          <w:t xml:space="preserve"> S3. </w:t>
        </w:r>
        <w:r w:rsidRPr="00634C36">
          <w:rPr>
            <w:rFonts w:ascii="Times New Roman" w:hAnsi="Times New Roman"/>
            <w:color w:val="000000"/>
            <w:sz w:val="22"/>
          </w:rPr>
          <w:t>Comparison of true values and estimates of the warming impact in</w:t>
        </w:r>
        <w:r>
          <w:rPr>
            <w:rFonts w:ascii="Times New Roman" w:hAnsi="Times New Roman"/>
            <w:color w:val="000000"/>
            <w:sz w:val="22"/>
          </w:rPr>
          <w:t xml:space="preserve"> the </w:t>
        </w:r>
        <w:proofErr w:type="gramStart"/>
        <w:r>
          <w:rPr>
            <w:rFonts w:ascii="Times New Roman" w:hAnsi="Times New Roman"/>
            <w:color w:val="000000"/>
            <w:sz w:val="22"/>
          </w:rPr>
          <w:t>fifteen fishing</w:t>
        </w:r>
        <w:proofErr w:type="gramEnd"/>
        <w:r>
          <w:rPr>
            <w:rFonts w:ascii="Times New Roman" w:hAnsi="Times New Roman"/>
            <w:color w:val="000000"/>
            <w:sz w:val="22"/>
          </w:rPr>
          <w:t xml:space="preserve"> effort (rows) </w:t>
        </w:r>
      </w:ins>
      <w:ins w:id="106" w:author="Chris Free" w:date="2023-02-13T17:24:00Z">
        <w:r w:rsidR="00A6258D">
          <w:rPr>
            <w:rFonts w:ascii="Times New Roman" w:hAnsi="Times New Roman"/>
            <w:color w:val="000000"/>
            <w:sz w:val="22"/>
          </w:rPr>
          <w:t xml:space="preserve">and </w:t>
        </w:r>
      </w:ins>
      <w:ins w:id="107" w:author="Chris Free" w:date="2023-02-13T17:23:00Z">
        <w:r>
          <w:rPr>
            <w:rFonts w:ascii="Times New Roman" w:hAnsi="Times New Roman"/>
            <w:color w:val="000000"/>
            <w:sz w:val="22"/>
          </w:rPr>
          <w:t>data quantity (columns) scenarios</w:t>
        </w:r>
        <w:r w:rsidRPr="001E0F0C">
          <w:rPr>
            <w:rFonts w:ascii="Times New Roman" w:hAnsi="Times New Roman"/>
            <w:color w:val="000000"/>
            <w:sz w:val="22"/>
          </w:rPr>
          <w:t>.</w:t>
        </w:r>
      </w:ins>
      <w:ins w:id="108" w:author="Chris Free" w:date="2023-02-13T17:24:00Z">
        <w:r w:rsidR="00A6258D" w:rsidRPr="00A6258D">
          <w:rPr>
            <w:rFonts w:ascii="Times New Roman" w:hAnsi="Times New Roman"/>
            <w:sz w:val="22"/>
          </w:rPr>
          <w:t xml:space="preserve"> </w:t>
        </w:r>
        <w:r w:rsidR="00A6258D">
          <w:rPr>
            <w:rFonts w:ascii="Times New Roman" w:hAnsi="Times New Roman"/>
            <w:sz w:val="22"/>
          </w:rPr>
          <w:t>The solid diagonal line indicates the 1:1 line and the dotted lines indicate a warming impact of zero.</w:t>
        </w:r>
      </w:ins>
    </w:p>
    <w:p w14:paraId="136CC783" w14:textId="77777777" w:rsidR="0026138F" w:rsidRDefault="0026138F" w:rsidP="0026138F">
      <w:pPr>
        <w:spacing w:line="240" w:lineRule="auto"/>
        <w:jc w:val="left"/>
        <w:rPr>
          <w:rFonts w:ascii="Times New Roman" w:hAnsi="Times New Roman"/>
          <w:color w:val="000000"/>
          <w:sz w:val="22"/>
        </w:rPr>
      </w:pPr>
    </w:p>
    <w:p w14:paraId="1BB6908C" w14:textId="45D3FC50" w:rsidR="008B7FF6" w:rsidRDefault="008B7FF6" w:rsidP="0026138F">
      <w:pPr>
        <w:spacing w:line="240" w:lineRule="auto"/>
        <w:rPr>
          <w:rFonts w:ascii="Times New Roman" w:hAnsi="Times New Roman"/>
        </w:rPr>
      </w:pPr>
    </w:p>
    <w:p w14:paraId="70835E67" w14:textId="7AC99159" w:rsidR="008B7FF6" w:rsidRDefault="008B7FF6" w:rsidP="00FE1791">
      <w:pPr>
        <w:spacing w:line="240" w:lineRule="auto"/>
        <w:jc w:val="center"/>
        <w:rPr>
          <w:rFonts w:ascii="Times New Roman" w:hAnsi="Times New Roman"/>
        </w:rPr>
      </w:pPr>
    </w:p>
    <w:p w14:paraId="21D9EDF5" w14:textId="408A95C3" w:rsidR="008B7FF6" w:rsidRDefault="008B7FF6" w:rsidP="00FE1791">
      <w:pPr>
        <w:spacing w:line="240" w:lineRule="auto"/>
        <w:jc w:val="center"/>
        <w:rPr>
          <w:rFonts w:ascii="Times New Roman" w:hAnsi="Times New Roman"/>
        </w:rPr>
      </w:pPr>
    </w:p>
    <w:p w14:paraId="1FA037CD" w14:textId="608984C5" w:rsidR="008B7FF6" w:rsidRDefault="008B7FF6" w:rsidP="00FE1791">
      <w:pPr>
        <w:spacing w:line="240" w:lineRule="auto"/>
        <w:jc w:val="center"/>
        <w:rPr>
          <w:rFonts w:ascii="Times New Roman" w:hAnsi="Times New Roman"/>
        </w:rPr>
      </w:pPr>
    </w:p>
    <w:p w14:paraId="16B7567B" w14:textId="127D6927" w:rsidR="008B7FF6" w:rsidRDefault="008B7FF6" w:rsidP="00FE1791">
      <w:pPr>
        <w:spacing w:line="240" w:lineRule="auto"/>
        <w:jc w:val="center"/>
        <w:rPr>
          <w:rFonts w:ascii="Times New Roman" w:hAnsi="Times New Roman"/>
        </w:rPr>
      </w:pPr>
    </w:p>
    <w:p w14:paraId="7037C70B" w14:textId="26DBF4F2" w:rsidR="008B7FF6" w:rsidRDefault="008B7FF6" w:rsidP="00FE1791">
      <w:pPr>
        <w:spacing w:line="240" w:lineRule="auto"/>
        <w:jc w:val="center"/>
        <w:rPr>
          <w:rFonts w:ascii="Times New Roman" w:hAnsi="Times New Roman"/>
        </w:rPr>
      </w:pPr>
    </w:p>
    <w:p w14:paraId="5F50BCCE" w14:textId="37682352" w:rsidR="008B7FF6" w:rsidRDefault="008B7FF6" w:rsidP="00FE1791">
      <w:pPr>
        <w:spacing w:line="240" w:lineRule="auto"/>
        <w:jc w:val="center"/>
        <w:rPr>
          <w:rFonts w:ascii="Times New Roman" w:hAnsi="Times New Roman"/>
        </w:rPr>
      </w:pPr>
    </w:p>
    <w:p w14:paraId="311FDDA0" w14:textId="2E861EFD" w:rsidR="008B7FF6" w:rsidRDefault="008B7FF6" w:rsidP="00FE1791">
      <w:pPr>
        <w:spacing w:line="240" w:lineRule="auto"/>
        <w:jc w:val="center"/>
        <w:rPr>
          <w:rFonts w:ascii="Times New Roman" w:hAnsi="Times New Roman"/>
        </w:rPr>
      </w:pPr>
    </w:p>
    <w:p w14:paraId="52875A37" w14:textId="77777777" w:rsidR="0026138F" w:rsidRDefault="0026138F" w:rsidP="0026138F">
      <w:pPr>
        <w:spacing w:line="240" w:lineRule="auto"/>
        <w:jc w:val="left"/>
        <w:rPr>
          <w:rFonts w:ascii="Times New Roman" w:hAnsi="Times New Roman"/>
        </w:rPr>
      </w:pPr>
      <w:r>
        <w:rPr>
          <w:noProof/>
        </w:rPr>
        <w:lastRenderedPageBreak/>
        <w:drawing>
          <wp:inline distT="0" distB="0" distL="0" distR="0" wp14:anchorId="7239977E" wp14:editId="2675BFFA">
            <wp:extent cx="5274310" cy="4430395"/>
            <wp:effectExtent l="0" t="0" r="2540" b="8255"/>
            <wp:docPr id="7" name="图片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430395"/>
                    </a:xfrm>
                    <a:prstGeom prst="rect">
                      <a:avLst/>
                    </a:prstGeom>
                    <a:noFill/>
                    <a:ln>
                      <a:noFill/>
                    </a:ln>
                  </pic:spPr>
                </pic:pic>
              </a:graphicData>
            </a:graphic>
          </wp:inline>
        </w:drawing>
      </w:r>
    </w:p>
    <w:p w14:paraId="2D9CC4E0" w14:textId="077D5B5D" w:rsidR="00E7577A" w:rsidRDefault="0026138F" w:rsidP="0026138F">
      <w:pPr>
        <w:spacing w:line="240" w:lineRule="auto"/>
        <w:jc w:val="left"/>
        <w:rPr>
          <w:ins w:id="109" w:author="Chris Free" w:date="2023-02-13T16:19:00Z"/>
          <w:rFonts w:ascii="Times New Roman" w:hAnsi="Times New Roman"/>
          <w:sz w:val="22"/>
        </w:rPr>
      </w:pPr>
      <w:bookmarkStart w:id="110" w:name="_Hlk126504547"/>
      <w:r>
        <w:rPr>
          <w:rFonts w:ascii="Times New Roman" w:hAnsi="Times New Roman"/>
          <w:sz w:val="22"/>
        </w:rPr>
        <w:t>Fig</w:t>
      </w:r>
      <w:ins w:id="111" w:author="Chris Free" w:date="2023-02-14T09:28:00Z">
        <w:r w:rsidR="006C6839">
          <w:rPr>
            <w:rFonts w:ascii="Times New Roman" w:hAnsi="Times New Roman"/>
            <w:sz w:val="22"/>
          </w:rPr>
          <w:t>.</w:t>
        </w:r>
      </w:ins>
      <w:ins w:id="112" w:author="Chris Free" w:date="2023-02-13T15:49:00Z">
        <w:r w:rsidR="005A7687">
          <w:rPr>
            <w:rFonts w:ascii="Times New Roman" w:hAnsi="Times New Roman"/>
            <w:sz w:val="22"/>
          </w:rPr>
          <w:t xml:space="preserve"> S4</w:t>
        </w:r>
      </w:ins>
      <w:del w:id="113" w:author="Chris Free" w:date="2023-02-13T15:49:00Z">
        <w:r w:rsidDel="005A7687">
          <w:rPr>
            <w:rFonts w:ascii="Times New Roman" w:hAnsi="Times New Roman"/>
            <w:sz w:val="22"/>
          </w:rPr>
          <w:delText>.SI.3.1</w:delText>
        </w:r>
      </w:del>
      <w:bookmarkEnd w:id="110"/>
      <w:r>
        <w:rPr>
          <w:rFonts w:ascii="Times New Roman" w:hAnsi="Times New Roman"/>
          <w:sz w:val="22"/>
        </w:rPr>
        <w:t>. W</w:t>
      </w:r>
      <w:r>
        <w:rPr>
          <w:rFonts w:ascii="Times New Roman" w:hAnsi="Times New Roman" w:hint="eastAsia"/>
          <w:sz w:val="22"/>
        </w:rPr>
        <w:t>arming</w:t>
      </w:r>
      <w:r>
        <w:rPr>
          <w:rFonts w:ascii="Times New Roman" w:hAnsi="Times New Roman"/>
          <w:sz w:val="22"/>
        </w:rPr>
        <w:t xml:space="preserve"> </w:t>
      </w:r>
      <w:del w:id="114" w:author="Chris Free" w:date="2023-02-13T16:19:00Z">
        <w:r w:rsidDel="005E568D">
          <w:rPr>
            <w:rFonts w:ascii="Times New Roman" w:hAnsi="Times New Roman"/>
            <w:sz w:val="22"/>
          </w:rPr>
          <w:delText xml:space="preserve">effect </w:delText>
        </w:r>
      </w:del>
      <w:ins w:id="115" w:author="Chris Free" w:date="2023-02-13T16:19:00Z">
        <w:r w:rsidR="005E568D">
          <w:rPr>
            <w:rFonts w:ascii="Times New Roman" w:hAnsi="Times New Roman"/>
            <w:sz w:val="22"/>
          </w:rPr>
          <w:t xml:space="preserve">impact </w:t>
        </w:r>
      </w:ins>
      <w:r>
        <w:rPr>
          <w:rFonts w:ascii="Times New Roman" w:hAnsi="Times New Roman"/>
          <w:sz w:val="22"/>
        </w:rPr>
        <w:t xml:space="preserve">estimates from </w:t>
      </w:r>
      <w:ins w:id="116" w:author="Chris Free" w:date="2023-02-13T16:19:00Z">
        <w:r w:rsidR="005E568D">
          <w:rPr>
            <w:rFonts w:ascii="Times New Roman" w:hAnsi="Times New Roman"/>
            <w:sz w:val="22"/>
          </w:rPr>
          <w:t xml:space="preserve">the (A) </w:t>
        </w:r>
      </w:ins>
      <w:r>
        <w:rPr>
          <w:rFonts w:ascii="Times New Roman" w:hAnsi="Times New Roman" w:hint="eastAsia"/>
          <w:sz w:val="22"/>
        </w:rPr>
        <w:t>benchmark</w:t>
      </w:r>
      <w:ins w:id="117" w:author="Chris Free" w:date="2023-02-13T16:19:00Z">
        <w:r w:rsidR="005E568D">
          <w:rPr>
            <w:rFonts w:ascii="Times New Roman" w:hAnsi="Times New Roman"/>
            <w:sz w:val="22"/>
          </w:rPr>
          <w:t xml:space="preserve"> </w:t>
        </w:r>
      </w:ins>
      <w:del w:id="118" w:author="Chris Free" w:date="2023-02-13T16:19:00Z">
        <w:r w:rsidDel="005E568D">
          <w:rPr>
            <w:rFonts w:ascii="Times New Roman" w:hAnsi="Times New Roman"/>
            <w:sz w:val="22"/>
          </w:rPr>
          <w:delText xml:space="preserve"> model (left) </w:delText>
        </w:r>
      </w:del>
      <w:r>
        <w:rPr>
          <w:rFonts w:ascii="Times New Roman" w:hAnsi="Times New Roman"/>
          <w:sz w:val="22"/>
        </w:rPr>
        <w:t xml:space="preserve">and </w:t>
      </w:r>
      <w:ins w:id="119" w:author="Chris Free" w:date="2023-02-13T16:19:00Z">
        <w:r w:rsidR="005E568D">
          <w:rPr>
            <w:rFonts w:ascii="Times New Roman" w:hAnsi="Times New Roman"/>
            <w:sz w:val="22"/>
          </w:rPr>
          <w:t xml:space="preserve">(B) </w:t>
        </w:r>
      </w:ins>
      <w:r>
        <w:rPr>
          <w:rFonts w:ascii="Times New Roman" w:hAnsi="Times New Roman"/>
          <w:sz w:val="22"/>
        </w:rPr>
        <w:t>null model</w:t>
      </w:r>
      <w:ins w:id="120" w:author="Chris Free" w:date="2023-02-13T16:19:00Z">
        <w:r w:rsidR="005E568D">
          <w:rPr>
            <w:rFonts w:ascii="Times New Roman" w:hAnsi="Times New Roman"/>
            <w:sz w:val="22"/>
          </w:rPr>
          <w:t>s</w:t>
        </w:r>
      </w:ins>
      <w:del w:id="121" w:author="Chris Free" w:date="2023-02-13T16:19:00Z">
        <w:r w:rsidDel="005E568D">
          <w:rPr>
            <w:rFonts w:ascii="Times New Roman" w:hAnsi="Times New Roman"/>
            <w:sz w:val="22"/>
          </w:rPr>
          <w:delText xml:space="preserve"> (</w:delText>
        </w:r>
      </w:del>
      <w:del w:id="122" w:author="Chris Free" w:date="2023-02-13T16:20:00Z">
        <w:r w:rsidDel="005E568D">
          <w:rPr>
            <w:rFonts w:ascii="Times New Roman" w:hAnsi="Times New Roman"/>
            <w:sz w:val="22"/>
          </w:rPr>
          <w:delText>right)</w:delText>
        </w:r>
      </w:del>
      <w:ins w:id="123" w:author="Chris Free" w:date="2023-02-13T15:49:00Z">
        <w:r w:rsidR="005A7687">
          <w:rPr>
            <w:rFonts w:ascii="Times New Roman" w:hAnsi="Times New Roman"/>
            <w:sz w:val="22"/>
          </w:rPr>
          <w:t>.</w:t>
        </w:r>
      </w:ins>
      <w:ins w:id="124" w:author="Chris Free" w:date="2023-02-13T15:57:00Z">
        <w:r w:rsidR="00A810CC">
          <w:rPr>
            <w:rFonts w:ascii="Times New Roman" w:hAnsi="Times New Roman"/>
            <w:sz w:val="22"/>
          </w:rPr>
          <w:t xml:space="preserve"> </w:t>
        </w:r>
      </w:ins>
      <w:del w:id="125" w:author="Chris Free" w:date="2023-02-13T15:57:00Z">
        <w:r w:rsidDel="00A810CC">
          <w:rPr>
            <w:rFonts w:ascii="Times New Roman" w:hAnsi="Times New Roman"/>
            <w:sz w:val="22"/>
          </w:rPr>
          <w:delText xml:space="preserve"> </w:delText>
        </w:r>
      </w:del>
      <w:ins w:id="126" w:author="Chris Free" w:date="2023-02-13T15:57:00Z">
        <w:r w:rsidR="00A810CC" w:rsidRPr="00A810CC">
          <w:rPr>
            <w:rFonts w:ascii="Times New Roman" w:hAnsi="Times New Roman"/>
            <w:sz w:val="22"/>
          </w:rPr>
          <w:t xml:space="preserve">Points show mean estimates and error bars show 95% confidence intervals. Significant positive and negative warming impacts are colored blue and red, respectively. The </w:t>
        </w:r>
        <w:r w:rsidR="00A810CC">
          <w:rPr>
            <w:rFonts w:ascii="Times New Roman" w:hAnsi="Times New Roman"/>
            <w:sz w:val="22"/>
          </w:rPr>
          <w:t>number and proportion</w:t>
        </w:r>
      </w:ins>
      <w:ins w:id="127" w:author="Chris Free" w:date="2023-02-13T15:58:00Z">
        <w:r w:rsidR="00A810CC">
          <w:rPr>
            <w:rFonts w:ascii="Times New Roman" w:hAnsi="Times New Roman"/>
            <w:sz w:val="22"/>
          </w:rPr>
          <w:t xml:space="preserve"> of </w:t>
        </w:r>
      </w:ins>
      <w:ins w:id="128" w:author="Chris Free" w:date="2023-02-13T15:57:00Z">
        <w:r w:rsidR="00A810CC" w:rsidRPr="00A810CC">
          <w:rPr>
            <w:rFonts w:ascii="Times New Roman" w:hAnsi="Times New Roman"/>
            <w:sz w:val="22"/>
          </w:rPr>
          <w:t xml:space="preserve">populations with significant positive and negative impacts of warming are indicated by </w:t>
        </w:r>
      </w:ins>
      <w:ins w:id="129" w:author="Chris Free" w:date="2023-02-13T15:58:00Z">
        <w:r w:rsidR="00A810CC">
          <w:rPr>
            <w:rFonts w:ascii="Times New Roman" w:hAnsi="Times New Roman"/>
            <w:sz w:val="22"/>
          </w:rPr>
          <w:t xml:space="preserve">the </w:t>
        </w:r>
      </w:ins>
      <w:ins w:id="130" w:author="Chris Free" w:date="2023-02-13T15:57:00Z">
        <w:r w:rsidR="00A810CC" w:rsidRPr="00A810CC">
          <w:rPr>
            <w:rFonts w:ascii="Times New Roman" w:hAnsi="Times New Roman"/>
            <w:sz w:val="22"/>
          </w:rPr>
          <w:t>blue and red</w:t>
        </w:r>
      </w:ins>
      <w:ins w:id="131" w:author="Chris Free" w:date="2023-02-13T15:58:00Z">
        <w:r w:rsidR="00A810CC">
          <w:rPr>
            <w:rFonts w:ascii="Times New Roman" w:hAnsi="Times New Roman"/>
            <w:sz w:val="22"/>
          </w:rPr>
          <w:t xml:space="preserve"> text</w:t>
        </w:r>
      </w:ins>
      <w:ins w:id="132" w:author="Chris Free" w:date="2023-02-13T15:57:00Z">
        <w:r w:rsidR="00A810CC" w:rsidRPr="00A810CC">
          <w:rPr>
            <w:rFonts w:ascii="Times New Roman" w:hAnsi="Times New Roman"/>
            <w:sz w:val="22"/>
          </w:rPr>
          <w:t>, respectively.</w:t>
        </w:r>
      </w:ins>
    </w:p>
    <w:p w14:paraId="305FD6BD" w14:textId="77777777" w:rsidR="00E7577A" w:rsidRDefault="00E7577A">
      <w:pPr>
        <w:widowControl/>
        <w:jc w:val="left"/>
        <w:rPr>
          <w:ins w:id="133" w:author="Chris Free" w:date="2023-02-13T16:19:00Z"/>
          <w:rFonts w:ascii="Times New Roman" w:hAnsi="Times New Roman"/>
          <w:sz w:val="22"/>
        </w:rPr>
      </w:pPr>
      <w:ins w:id="134" w:author="Chris Free" w:date="2023-02-13T16:19:00Z">
        <w:r>
          <w:rPr>
            <w:rFonts w:ascii="Times New Roman" w:hAnsi="Times New Roman"/>
            <w:sz w:val="22"/>
          </w:rPr>
          <w:br w:type="page"/>
        </w:r>
      </w:ins>
    </w:p>
    <w:p w14:paraId="0CFDD5F2" w14:textId="04F4691F" w:rsidR="00E7577A" w:rsidRDefault="00E7577A" w:rsidP="00E7577A">
      <w:pPr>
        <w:spacing w:line="240" w:lineRule="auto"/>
        <w:jc w:val="left"/>
        <w:rPr>
          <w:ins w:id="135" w:author="Chris Free" w:date="2023-02-13T16:19:00Z"/>
          <w:rFonts w:ascii="Times New Roman" w:hAnsi="Times New Roman"/>
          <w:sz w:val="22"/>
        </w:rPr>
      </w:pPr>
      <w:ins w:id="136" w:author="Chris Free" w:date="2023-02-13T16:19:00Z">
        <w:r>
          <w:rPr>
            <w:rFonts w:ascii="Times New Roman" w:hAnsi="Times New Roman"/>
            <w:sz w:val="22"/>
          </w:rPr>
          <w:lastRenderedPageBreak/>
          <w:t>I suggest merging Figures S5 and S6 (the two below here) into something like the following:</w:t>
        </w:r>
      </w:ins>
    </w:p>
    <w:p w14:paraId="01055459" w14:textId="77777777" w:rsidR="00E7577A" w:rsidRDefault="00E7577A" w:rsidP="00E7577A">
      <w:pPr>
        <w:spacing w:line="240" w:lineRule="auto"/>
        <w:jc w:val="left"/>
        <w:rPr>
          <w:ins w:id="137" w:author="Chris Free" w:date="2023-02-13T16:19:00Z"/>
          <w:rFonts w:ascii="Times New Roman" w:hAnsi="Times New Roman"/>
          <w:sz w:val="22"/>
        </w:rPr>
      </w:pPr>
      <w:ins w:id="138" w:author="Chris Free" w:date="2023-02-13T16:19:00Z">
        <w:r>
          <w:rPr>
            <w:rFonts w:ascii="Times New Roman" w:hAnsi="Times New Roman"/>
            <w:noProof/>
            <w:sz w:val="22"/>
          </w:rPr>
          <w:drawing>
            <wp:inline distT="0" distB="0" distL="0" distR="0" wp14:anchorId="390A714C" wp14:editId="60A93611">
              <wp:extent cx="5274310" cy="202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ins>
    </w:p>
    <w:p w14:paraId="44818CFC" w14:textId="5BAE7139" w:rsidR="00E7577A" w:rsidRDefault="00E7577A" w:rsidP="00E7577A">
      <w:pPr>
        <w:spacing w:line="240" w:lineRule="auto"/>
        <w:jc w:val="left"/>
        <w:rPr>
          <w:ins w:id="139" w:author="Chris Free" w:date="2023-02-13T16:19:00Z"/>
          <w:rFonts w:ascii="Times New Roman" w:hAnsi="Times New Roman"/>
          <w:sz w:val="22"/>
        </w:rPr>
      </w:pPr>
      <w:ins w:id="140" w:author="Chris Free" w:date="2023-02-13T16:19:00Z">
        <w:r>
          <w:rPr>
            <w:rFonts w:ascii="Times New Roman" w:hAnsi="Times New Roman"/>
            <w:sz w:val="22"/>
          </w:rPr>
          <w:t>Fig</w:t>
        </w:r>
      </w:ins>
      <w:ins w:id="141" w:author="Chris Free" w:date="2023-02-14T09:28:00Z">
        <w:r w:rsidR="006C6839">
          <w:rPr>
            <w:rFonts w:ascii="Times New Roman" w:hAnsi="Times New Roman"/>
            <w:sz w:val="22"/>
          </w:rPr>
          <w:t>.</w:t>
        </w:r>
      </w:ins>
      <w:ins w:id="142" w:author="Chris Free" w:date="2023-02-13T16:19:00Z">
        <w:r>
          <w:rPr>
            <w:rFonts w:ascii="Times New Roman" w:hAnsi="Times New Roman"/>
            <w:sz w:val="22"/>
          </w:rPr>
          <w:t xml:space="preserve"> S5. Comparison of the warming </w:t>
        </w:r>
      </w:ins>
      <w:ins w:id="143" w:author="Chris Free" w:date="2023-02-13T16:20:00Z">
        <w:r w:rsidR="00650BBD">
          <w:rPr>
            <w:rFonts w:ascii="Times New Roman" w:hAnsi="Times New Roman"/>
            <w:sz w:val="22"/>
          </w:rPr>
          <w:t>impacts</w:t>
        </w:r>
      </w:ins>
      <w:ins w:id="144" w:author="Chris Free" w:date="2023-02-13T16:19:00Z">
        <w:r>
          <w:rPr>
            <w:rFonts w:ascii="Times New Roman" w:hAnsi="Times New Roman"/>
            <w:sz w:val="22"/>
          </w:rPr>
          <w:t xml:space="preserve"> </w:t>
        </w:r>
      </w:ins>
      <w:ins w:id="145" w:author="Chris Free" w:date="2023-02-13T16:20:00Z">
        <w:r w:rsidR="00650BBD">
          <w:rPr>
            <w:rFonts w:ascii="Times New Roman" w:hAnsi="Times New Roman"/>
            <w:sz w:val="22"/>
          </w:rPr>
          <w:t xml:space="preserve">estimated </w:t>
        </w:r>
      </w:ins>
      <w:ins w:id="146" w:author="Chris Free" w:date="2023-02-13T16:19:00Z">
        <w:r>
          <w:rPr>
            <w:rFonts w:ascii="Times New Roman" w:hAnsi="Times New Roman"/>
            <w:sz w:val="22"/>
          </w:rPr>
          <w:t>by the base model and alternative model</w:t>
        </w:r>
      </w:ins>
      <w:ins w:id="147" w:author="Chris Free" w:date="2023-02-13T16:20:00Z">
        <w:r w:rsidR="00590B53">
          <w:rPr>
            <w:rFonts w:ascii="Times New Roman" w:hAnsi="Times New Roman"/>
            <w:sz w:val="22"/>
          </w:rPr>
          <w:t>s</w:t>
        </w:r>
      </w:ins>
      <w:ins w:id="148" w:author="Chris Free" w:date="2023-02-13T16:19:00Z">
        <w:r>
          <w:rPr>
            <w:rFonts w:ascii="Times New Roman" w:hAnsi="Times New Roman"/>
            <w:sz w:val="22"/>
          </w:rPr>
          <w:t xml:space="preserve"> employing (A) the Schaefer surplus production model parameterization; (B) the Fox surplus production model parameterization; and (C) a wider prior specification. The solid diagonal line indicates the 1:1 line and the dotted lines indicate a warming impact of zero.</w:t>
        </w:r>
      </w:ins>
    </w:p>
    <w:p w14:paraId="1BD22F39" w14:textId="77777777" w:rsidR="0026138F" w:rsidRDefault="0026138F" w:rsidP="0026138F">
      <w:pPr>
        <w:spacing w:line="240" w:lineRule="auto"/>
        <w:jc w:val="left"/>
        <w:rPr>
          <w:rFonts w:ascii="Times New Roman" w:hAnsi="Times New Roman"/>
          <w:sz w:val="22"/>
        </w:rPr>
      </w:pPr>
    </w:p>
    <w:p w14:paraId="5A023978" w14:textId="77777777" w:rsidR="0026138F" w:rsidRDefault="0026138F">
      <w:pPr>
        <w:widowControl/>
        <w:jc w:val="left"/>
        <w:rPr>
          <w:rFonts w:ascii="Times New Roman" w:hAnsi="Times New Roman"/>
          <w:sz w:val="22"/>
        </w:rPr>
      </w:pPr>
      <w:r>
        <w:rPr>
          <w:rFonts w:ascii="Times New Roman" w:hAnsi="Times New Roman"/>
          <w:sz w:val="22"/>
        </w:rPr>
        <w:br w:type="page"/>
      </w:r>
    </w:p>
    <w:p w14:paraId="2F980544" w14:textId="77777777" w:rsidR="0026138F" w:rsidRDefault="0026138F" w:rsidP="0026138F">
      <w:pPr>
        <w:spacing w:line="240" w:lineRule="auto"/>
        <w:jc w:val="left"/>
        <w:rPr>
          <w:rFonts w:ascii="Times New Roman" w:hAnsi="Times New Roman"/>
        </w:rPr>
      </w:pPr>
      <w:r>
        <w:rPr>
          <w:rFonts w:ascii="Times New Roman" w:hAnsi="Times New Roman"/>
          <w:noProof/>
        </w:rPr>
        <w:lastRenderedPageBreak/>
        <w:drawing>
          <wp:inline distT="0" distB="0" distL="0" distR="0" wp14:anchorId="79231B1A" wp14:editId="52D3A357">
            <wp:extent cx="2606040" cy="2606040"/>
            <wp:effectExtent l="0" t="0" r="3810" b="3810"/>
            <wp:docPr id="5" name="图片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r>
        <w:rPr>
          <w:rFonts w:ascii="Times New Roman" w:hAnsi="Times New Roman"/>
          <w:noProof/>
        </w:rPr>
        <w:drawing>
          <wp:inline distT="0" distB="0" distL="0" distR="0" wp14:anchorId="1C2E13DA" wp14:editId="2EBC6478">
            <wp:extent cx="2606040" cy="2606040"/>
            <wp:effectExtent l="0" t="0" r="3810" b="3810"/>
            <wp:docPr id="4" name="图片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p>
    <w:p w14:paraId="6E39EF4B" w14:textId="0FDD343D" w:rsidR="004849A7" w:rsidDel="00E7577A" w:rsidRDefault="0026138F">
      <w:pPr>
        <w:spacing w:line="240" w:lineRule="auto"/>
        <w:jc w:val="left"/>
        <w:rPr>
          <w:del w:id="149" w:author="Chris Free" w:date="2023-02-13T16:18:00Z"/>
          <w:rFonts w:ascii="Times New Roman" w:hAnsi="Times New Roman"/>
          <w:sz w:val="22"/>
        </w:rPr>
      </w:pPr>
      <w:r>
        <w:rPr>
          <w:rFonts w:ascii="Times New Roman" w:hAnsi="Times New Roman"/>
          <w:sz w:val="22"/>
        </w:rPr>
        <w:t>Fig</w:t>
      </w:r>
      <w:ins w:id="150" w:author="Chris Free" w:date="2023-02-14T09:28:00Z">
        <w:r w:rsidR="006C6839">
          <w:rPr>
            <w:rFonts w:ascii="Times New Roman" w:hAnsi="Times New Roman"/>
            <w:sz w:val="22"/>
          </w:rPr>
          <w:t>.</w:t>
        </w:r>
      </w:ins>
      <w:ins w:id="151" w:author="Chris Free" w:date="2023-02-13T15:49:00Z">
        <w:r w:rsidR="005A7687">
          <w:rPr>
            <w:rFonts w:ascii="Times New Roman" w:hAnsi="Times New Roman"/>
            <w:sz w:val="22"/>
          </w:rPr>
          <w:t xml:space="preserve"> S5</w:t>
        </w:r>
      </w:ins>
      <w:del w:id="152" w:author="Chris Free" w:date="2023-02-13T15:49:00Z">
        <w:r w:rsidDel="005A7687">
          <w:rPr>
            <w:rFonts w:ascii="Times New Roman" w:hAnsi="Times New Roman"/>
            <w:sz w:val="22"/>
          </w:rPr>
          <w:delText>.SI.4.1</w:delText>
        </w:r>
      </w:del>
      <w:r>
        <w:rPr>
          <w:rFonts w:ascii="Times New Roman" w:hAnsi="Times New Roman"/>
          <w:sz w:val="22"/>
        </w:rPr>
        <w:t xml:space="preserve">. Comparison of </w:t>
      </w:r>
      <w:r>
        <w:rPr>
          <w:rFonts w:ascii="Times New Roman" w:hAnsi="Times New Roman" w:hint="eastAsia"/>
          <w:sz w:val="22"/>
        </w:rPr>
        <w:t>warming</w:t>
      </w:r>
      <w:r>
        <w:rPr>
          <w:rFonts w:ascii="Times New Roman" w:hAnsi="Times New Roman"/>
          <w:sz w:val="22"/>
        </w:rPr>
        <w:t xml:space="preserve"> effect estimates from Pella-Thomlinson, Schaefer, and Fox surplus production model</w:t>
      </w:r>
      <w:ins w:id="153" w:author="Chris Free" w:date="2023-02-13T15:58:00Z">
        <w:r w:rsidR="00C719F2">
          <w:rPr>
            <w:rFonts w:ascii="Times New Roman" w:hAnsi="Times New Roman"/>
            <w:sz w:val="22"/>
          </w:rPr>
          <w:t>s</w:t>
        </w:r>
      </w:ins>
      <w:ins w:id="154" w:author="Chris Free" w:date="2023-02-13T15:49:00Z">
        <w:r w:rsidR="005A7687">
          <w:rPr>
            <w:rFonts w:ascii="Times New Roman" w:hAnsi="Times New Roman"/>
            <w:sz w:val="22"/>
          </w:rPr>
          <w:t>.</w:t>
        </w:r>
      </w:ins>
    </w:p>
    <w:p w14:paraId="5E8CAB19" w14:textId="77777777" w:rsidR="0026138F" w:rsidRDefault="0026138F">
      <w:pPr>
        <w:widowControl/>
        <w:jc w:val="left"/>
        <w:rPr>
          <w:rFonts w:ascii="Times New Roman" w:hAnsi="Times New Roman"/>
          <w:sz w:val="22"/>
        </w:rPr>
      </w:pPr>
      <w:r>
        <w:rPr>
          <w:rFonts w:ascii="Times New Roman" w:hAnsi="Times New Roman"/>
          <w:sz w:val="22"/>
        </w:rPr>
        <w:br w:type="page"/>
      </w:r>
    </w:p>
    <w:p w14:paraId="75824D74" w14:textId="77777777" w:rsidR="0026138F" w:rsidRDefault="0026138F" w:rsidP="0026138F">
      <w:pPr>
        <w:spacing w:line="240" w:lineRule="auto"/>
        <w:jc w:val="left"/>
        <w:rPr>
          <w:rFonts w:ascii="Times New Roman" w:hAnsi="Times New Roman"/>
          <w:sz w:val="22"/>
        </w:rPr>
      </w:pPr>
    </w:p>
    <w:p w14:paraId="32C43846" w14:textId="77777777" w:rsidR="0026138F" w:rsidRDefault="0026138F" w:rsidP="0026138F">
      <w:pPr>
        <w:spacing w:line="240" w:lineRule="auto"/>
        <w:jc w:val="left"/>
        <w:rPr>
          <w:rFonts w:ascii="Times New Roman" w:hAnsi="Times New Roman"/>
          <w:sz w:val="22"/>
        </w:rPr>
      </w:pPr>
      <w:r>
        <w:rPr>
          <w:rFonts w:ascii="Times New Roman" w:hAnsi="Times New Roman"/>
          <w:noProof/>
        </w:rPr>
        <w:drawing>
          <wp:inline distT="0" distB="0" distL="0" distR="0" wp14:anchorId="0C671402" wp14:editId="69773DFB">
            <wp:extent cx="2743200" cy="2743200"/>
            <wp:effectExtent l="0" t="0" r="0" b="0"/>
            <wp:docPr id="3" name="图片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43200" cy="2743200"/>
                    </a:xfrm>
                    <a:prstGeom prst="rect">
                      <a:avLst/>
                    </a:prstGeom>
                    <a:noFill/>
                    <a:ln>
                      <a:noFill/>
                    </a:ln>
                  </pic:spPr>
                </pic:pic>
              </a:graphicData>
            </a:graphic>
          </wp:inline>
        </w:drawing>
      </w:r>
    </w:p>
    <w:p w14:paraId="2CAF9EC9" w14:textId="6F41FF59" w:rsidR="0026138F" w:rsidRDefault="0026138F" w:rsidP="0026138F">
      <w:pPr>
        <w:spacing w:line="240" w:lineRule="auto"/>
        <w:jc w:val="left"/>
        <w:rPr>
          <w:rFonts w:ascii="Times New Roman" w:hAnsi="Times New Roman"/>
          <w:sz w:val="22"/>
        </w:rPr>
      </w:pPr>
      <w:r>
        <w:rPr>
          <w:rFonts w:ascii="Times New Roman" w:hAnsi="Times New Roman"/>
          <w:sz w:val="22"/>
        </w:rPr>
        <w:t>Fig</w:t>
      </w:r>
      <w:ins w:id="155" w:author="Chris Free" w:date="2023-02-14T09:28:00Z">
        <w:r w:rsidR="007A3813">
          <w:rPr>
            <w:rFonts w:ascii="Times New Roman" w:hAnsi="Times New Roman"/>
            <w:sz w:val="22"/>
          </w:rPr>
          <w:t>.</w:t>
        </w:r>
      </w:ins>
      <w:ins w:id="156" w:author="Chris Free" w:date="2023-02-13T15:50:00Z">
        <w:r w:rsidR="005A7687">
          <w:rPr>
            <w:rFonts w:ascii="Times New Roman" w:hAnsi="Times New Roman"/>
            <w:sz w:val="22"/>
          </w:rPr>
          <w:t xml:space="preserve"> S6</w:t>
        </w:r>
      </w:ins>
      <w:del w:id="157" w:author="Chris Free" w:date="2023-02-13T15:50:00Z">
        <w:r w:rsidDel="005A7687">
          <w:rPr>
            <w:rFonts w:ascii="Times New Roman" w:hAnsi="Times New Roman"/>
            <w:sz w:val="22"/>
          </w:rPr>
          <w:delText>.SI.4.2</w:delText>
        </w:r>
      </w:del>
      <w:r>
        <w:rPr>
          <w:rFonts w:ascii="Times New Roman" w:hAnsi="Times New Roman"/>
          <w:sz w:val="22"/>
        </w:rPr>
        <w:t xml:space="preserve">. Comparison of </w:t>
      </w:r>
      <w:r>
        <w:rPr>
          <w:rFonts w:ascii="Times New Roman" w:hAnsi="Times New Roman" w:hint="eastAsia"/>
          <w:sz w:val="22"/>
        </w:rPr>
        <w:t>warming</w:t>
      </w:r>
      <w:r>
        <w:rPr>
          <w:rFonts w:ascii="Times New Roman" w:hAnsi="Times New Roman"/>
          <w:sz w:val="22"/>
        </w:rPr>
        <w:t xml:space="preserve"> impact estimates with different range of priors</w:t>
      </w:r>
      <w:ins w:id="158" w:author="Chris Free" w:date="2023-02-13T15:59:00Z">
        <w:r w:rsidR="00C719F2">
          <w:rPr>
            <w:rFonts w:ascii="Times New Roman" w:hAnsi="Times New Roman"/>
            <w:sz w:val="22"/>
          </w:rPr>
          <w:t>.</w:t>
        </w:r>
      </w:ins>
      <w:r>
        <w:rPr>
          <w:rFonts w:ascii="Times New Roman" w:hAnsi="Times New Roman"/>
          <w:sz w:val="22"/>
        </w:rPr>
        <w:t xml:space="preserve"> </w:t>
      </w:r>
    </w:p>
    <w:p w14:paraId="686B5830" w14:textId="77777777" w:rsidR="0026138F" w:rsidRDefault="0026138F" w:rsidP="0026138F">
      <w:pPr>
        <w:spacing w:line="240" w:lineRule="auto"/>
        <w:jc w:val="center"/>
        <w:rPr>
          <w:rFonts w:ascii="Times New Roman" w:hAnsi="Times New Roman"/>
        </w:rPr>
      </w:pPr>
    </w:p>
    <w:p w14:paraId="776A1F91" w14:textId="77777777" w:rsidR="0026138F" w:rsidRDefault="0026138F" w:rsidP="0026138F">
      <w:pPr>
        <w:spacing w:line="240" w:lineRule="auto"/>
        <w:jc w:val="left"/>
        <w:rPr>
          <w:rFonts w:ascii="Times New Roman" w:hAnsi="Times New Roman"/>
          <w:sz w:val="22"/>
        </w:rPr>
      </w:pPr>
    </w:p>
    <w:p w14:paraId="520E39E6" w14:textId="06D00C64" w:rsidR="008B7FF6" w:rsidRDefault="008B7FF6" w:rsidP="00F66C5A">
      <w:pPr>
        <w:spacing w:line="240" w:lineRule="auto"/>
        <w:rPr>
          <w:rFonts w:ascii="Times New Roman" w:hAnsi="Times New Roman"/>
        </w:rPr>
      </w:pPr>
    </w:p>
    <w:p w14:paraId="201DBC17" w14:textId="77777777" w:rsidR="008B7FF6" w:rsidRPr="008B7FF6" w:rsidRDefault="008B7FF6" w:rsidP="004B2682">
      <w:pPr>
        <w:spacing w:line="240" w:lineRule="auto"/>
        <w:rPr>
          <w:rFonts w:ascii="Times New Roman" w:hAnsi="Times New Roman"/>
        </w:rPr>
      </w:pPr>
    </w:p>
    <w:p w14:paraId="5669F1B4" w14:textId="77777777" w:rsidR="0064520F" w:rsidRDefault="0064520F" w:rsidP="0064520F">
      <w:pPr>
        <w:spacing w:line="240" w:lineRule="auto"/>
        <w:rPr>
          <w:rFonts w:ascii="Times New Roman" w:hAnsi="Times New Roman"/>
        </w:rPr>
        <w:sectPr w:rsidR="0064520F">
          <w:pgSz w:w="11906" w:h="16838"/>
          <w:pgMar w:top="1440" w:right="1800" w:bottom="1440" w:left="1800" w:header="851" w:footer="992" w:gutter="0"/>
          <w:cols w:space="425"/>
          <w:docGrid w:type="lines" w:linePitch="312"/>
        </w:sectPr>
      </w:pPr>
    </w:p>
    <w:p w14:paraId="7CB03139" w14:textId="7F8D5CD4" w:rsidR="00C55583" w:rsidRPr="00C55583" w:rsidRDefault="00C55583" w:rsidP="00C55583">
      <w:pPr>
        <w:spacing w:line="240" w:lineRule="auto"/>
        <w:rPr>
          <w:rFonts w:ascii="Times New Roman" w:hAnsi="Times New Roman"/>
          <w:b/>
          <w:bCs/>
          <w:sz w:val="28"/>
          <w:szCs w:val="28"/>
        </w:rPr>
      </w:pPr>
      <w:r w:rsidRPr="0026138F">
        <w:rPr>
          <w:rFonts w:ascii="Times New Roman" w:hAnsi="Times New Roman"/>
          <w:b/>
          <w:bCs/>
          <w:sz w:val="28"/>
          <w:szCs w:val="28"/>
        </w:rPr>
        <w:lastRenderedPageBreak/>
        <w:t xml:space="preserve">Supplemental </w:t>
      </w:r>
      <w:r>
        <w:rPr>
          <w:rFonts w:ascii="Times New Roman" w:hAnsi="Times New Roman"/>
          <w:b/>
          <w:bCs/>
          <w:sz w:val="28"/>
          <w:szCs w:val="28"/>
        </w:rPr>
        <w:t>Tables</w:t>
      </w:r>
    </w:p>
    <w:p w14:paraId="4E6C8EFC" w14:textId="45FBC2C2" w:rsidR="0026138F" w:rsidRDefault="0026138F" w:rsidP="00C55583">
      <w:pPr>
        <w:spacing w:line="240" w:lineRule="auto"/>
        <w:rPr>
          <w:rFonts w:ascii="Times New Roman" w:hAnsi="Times New Roman"/>
        </w:rPr>
      </w:pPr>
      <w:del w:id="159" w:author="Chris Free" w:date="2023-02-09T13:38:00Z">
        <w:r w:rsidRPr="00E960AA" w:rsidDel="00E960AA">
          <w:rPr>
            <w:rFonts w:ascii="Times New Roman" w:hAnsi="Times New Roman"/>
            <w:b/>
            <w:bCs/>
            <w:rPrChange w:id="160" w:author="Chris Free" w:date="2023-02-09T13:38:00Z">
              <w:rPr>
                <w:rFonts w:ascii="Times New Roman" w:hAnsi="Times New Roman"/>
              </w:rPr>
            </w:rPrChange>
          </w:rPr>
          <w:delText xml:space="preserve">Tab. </w:delText>
        </w:r>
        <w:r w:rsidRPr="00E960AA" w:rsidDel="00E960AA">
          <w:rPr>
            <w:rFonts w:ascii="Times New Roman" w:hAnsi="Times New Roman"/>
            <w:b/>
            <w:bCs/>
            <w:color w:val="000000"/>
            <w:sz w:val="22"/>
            <w:rPrChange w:id="161" w:author="Chris Free" w:date="2023-02-09T13:38:00Z">
              <w:rPr>
                <w:rFonts w:ascii="Times New Roman" w:hAnsi="Times New Roman"/>
                <w:color w:val="000000"/>
                <w:sz w:val="22"/>
              </w:rPr>
            </w:rPrChange>
          </w:rPr>
          <w:delText>SI.2.1</w:delText>
        </w:r>
      </w:del>
      <w:ins w:id="162" w:author="Chris Free" w:date="2023-02-09T13:38:00Z">
        <w:r w:rsidR="00E960AA" w:rsidRPr="00E960AA">
          <w:rPr>
            <w:rFonts w:ascii="Times New Roman" w:hAnsi="Times New Roman"/>
            <w:b/>
            <w:bCs/>
            <w:rPrChange w:id="163" w:author="Chris Free" w:date="2023-02-09T13:38:00Z">
              <w:rPr>
                <w:rFonts w:ascii="Times New Roman" w:hAnsi="Times New Roman"/>
              </w:rPr>
            </w:rPrChange>
          </w:rPr>
          <w:t>Table S1</w:t>
        </w:r>
      </w:ins>
      <w:r>
        <w:rPr>
          <w:rFonts w:ascii="Times New Roman" w:hAnsi="Times New Roman"/>
        </w:rPr>
        <w:t xml:space="preserve">. Parameter values in the </w:t>
      </w:r>
      <w:del w:id="164" w:author="Chris Free" w:date="2023-02-13T17:04:00Z">
        <w:r w:rsidDel="00F47F5F">
          <w:rPr>
            <w:rFonts w:ascii="Times New Roman" w:hAnsi="Times New Roman"/>
          </w:rPr>
          <w:delText xml:space="preserve">simulated </w:delText>
        </w:r>
      </w:del>
      <w:ins w:id="165" w:author="Chris Free" w:date="2023-02-13T17:04:00Z">
        <w:r w:rsidR="00F47F5F">
          <w:rPr>
            <w:rFonts w:ascii="Times New Roman" w:hAnsi="Times New Roman"/>
          </w:rPr>
          <w:t xml:space="preserve">simulation </w:t>
        </w:r>
      </w:ins>
      <w:r>
        <w:rPr>
          <w:rFonts w:ascii="Times New Roman" w:hAnsi="Times New Roman"/>
        </w:rPr>
        <w:t>operating model</w:t>
      </w:r>
      <w:ins w:id="166" w:author="Chris Free" w:date="2023-02-09T13:26:00Z">
        <w:r w:rsidR="00833465">
          <w:rPr>
            <w:rFonts w:ascii="Times New Roman" w:hAnsi="Times New Roman"/>
          </w:rPr>
          <w:t>.</w:t>
        </w:r>
      </w:ins>
    </w:p>
    <w:tbl>
      <w:tblPr>
        <w:tblW w:w="0" w:type="auto"/>
        <w:tblLook w:val="04A0" w:firstRow="1" w:lastRow="0" w:firstColumn="1" w:lastColumn="0" w:noHBand="0" w:noVBand="1"/>
      </w:tblPr>
      <w:tblGrid>
        <w:gridCol w:w="4844"/>
        <w:gridCol w:w="3243"/>
      </w:tblGrid>
      <w:tr w:rsidR="0026138F" w14:paraId="3BDD4A8F" w14:textId="77777777" w:rsidTr="006666EF">
        <w:trPr>
          <w:trHeight w:hRule="exact" w:val="288"/>
        </w:trPr>
        <w:tc>
          <w:tcPr>
            <w:tcW w:w="0" w:type="auto"/>
            <w:tcBorders>
              <w:top w:val="single" w:sz="4" w:space="0" w:color="auto"/>
              <w:left w:val="nil"/>
              <w:bottom w:val="single" w:sz="4" w:space="0" w:color="auto"/>
              <w:right w:val="nil"/>
            </w:tcBorders>
            <w:shd w:val="clear" w:color="auto" w:fill="auto"/>
            <w:noWrap/>
            <w:vAlign w:val="center"/>
          </w:tcPr>
          <w:p w14:paraId="35B63629" w14:textId="77777777" w:rsidR="0026138F" w:rsidRPr="006666EF" w:rsidRDefault="0026138F" w:rsidP="006666EF">
            <w:pPr>
              <w:widowControl/>
              <w:spacing w:line="240" w:lineRule="auto"/>
              <w:jc w:val="left"/>
              <w:rPr>
                <w:rFonts w:ascii="Times New Roman" w:eastAsia="SimSun" w:hAnsi="Times New Roman"/>
                <w:b/>
                <w:bCs/>
                <w:kern w:val="0"/>
                <w:sz w:val="20"/>
                <w:szCs w:val="20"/>
              </w:rPr>
            </w:pPr>
            <w:r w:rsidRPr="006666EF">
              <w:rPr>
                <w:rFonts w:ascii="Times New Roman" w:eastAsia="SimSun" w:hAnsi="Times New Roman"/>
                <w:b/>
                <w:bCs/>
                <w:kern w:val="0"/>
                <w:sz w:val="20"/>
                <w:szCs w:val="20"/>
              </w:rPr>
              <w:t>Parameter</w:t>
            </w:r>
          </w:p>
        </w:tc>
        <w:tc>
          <w:tcPr>
            <w:tcW w:w="0" w:type="auto"/>
            <w:tcBorders>
              <w:top w:val="single" w:sz="4" w:space="0" w:color="auto"/>
              <w:left w:val="nil"/>
              <w:bottom w:val="single" w:sz="4" w:space="0" w:color="auto"/>
              <w:right w:val="nil"/>
            </w:tcBorders>
            <w:shd w:val="clear" w:color="auto" w:fill="auto"/>
            <w:noWrap/>
            <w:vAlign w:val="center"/>
          </w:tcPr>
          <w:p w14:paraId="2A4889DA" w14:textId="77777777" w:rsidR="0026138F" w:rsidRPr="006666EF" w:rsidRDefault="0026138F" w:rsidP="006666EF">
            <w:pPr>
              <w:widowControl/>
              <w:spacing w:line="240" w:lineRule="auto"/>
              <w:jc w:val="left"/>
              <w:rPr>
                <w:rFonts w:ascii="Times New Roman" w:eastAsia="SimSun" w:hAnsi="Times New Roman"/>
                <w:b/>
                <w:bCs/>
                <w:kern w:val="0"/>
                <w:sz w:val="20"/>
                <w:szCs w:val="20"/>
              </w:rPr>
            </w:pPr>
            <w:r w:rsidRPr="006666EF">
              <w:rPr>
                <w:rFonts w:ascii="Times New Roman" w:eastAsia="SimSun" w:hAnsi="Times New Roman"/>
                <w:b/>
                <w:bCs/>
                <w:kern w:val="0"/>
                <w:sz w:val="20"/>
                <w:szCs w:val="20"/>
              </w:rPr>
              <w:t>Value</w:t>
            </w:r>
          </w:p>
        </w:tc>
      </w:tr>
      <w:tr w:rsidR="0026138F" w14:paraId="6BD7E731" w14:textId="77777777" w:rsidTr="006666EF">
        <w:trPr>
          <w:trHeight w:hRule="exact" w:val="288"/>
        </w:trPr>
        <w:tc>
          <w:tcPr>
            <w:tcW w:w="0" w:type="auto"/>
            <w:tcBorders>
              <w:top w:val="nil"/>
              <w:left w:val="nil"/>
              <w:bottom w:val="nil"/>
              <w:right w:val="nil"/>
            </w:tcBorders>
            <w:shd w:val="clear" w:color="auto" w:fill="auto"/>
            <w:noWrap/>
            <w:vAlign w:val="center"/>
          </w:tcPr>
          <w:p w14:paraId="33822C0A"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Intrinsic growth rate (</w:t>
            </w:r>
            <w:r w:rsidRPr="006666EF">
              <w:rPr>
                <w:rFonts w:ascii="Times New Roman" w:eastAsia="SimSun" w:hAnsi="Times New Roman"/>
                <w:i/>
                <w:iCs/>
                <w:kern w:val="0"/>
                <w:sz w:val="20"/>
                <w:szCs w:val="20"/>
              </w:rPr>
              <w:t>r</w:t>
            </w:r>
            <w:r w:rsidRPr="006666EF">
              <w:rPr>
                <w:rFonts w:ascii="Times New Roman" w:eastAsia="SimSun" w:hAnsi="Times New Roman"/>
                <w:kern w:val="0"/>
                <w:sz w:val="20"/>
                <w:szCs w:val="20"/>
              </w:rPr>
              <w:t xml:space="preserve">) </w:t>
            </w:r>
          </w:p>
        </w:tc>
        <w:tc>
          <w:tcPr>
            <w:tcW w:w="0" w:type="auto"/>
            <w:tcBorders>
              <w:top w:val="nil"/>
              <w:left w:val="nil"/>
              <w:bottom w:val="nil"/>
              <w:right w:val="nil"/>
            </w:tcBorders>
            <w:shd w:val="clear" w:color="auto" w:fill="auto"/>
            <w:noWrap/>
            <w:vAlign w:val="center"/>
          </w:tcPr>
          <w:p w14:paraId="23E0382D"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0.35</w:t>
            </w:r>
          </w:p>
        </w:tc>
      </w:tr>
      <w:tr w:rsidR="0026138F" w14:paraId="50DA93F2" w14:textId="77777777" w:rsidTr="006666EF">
        <w:trPr>
          <w:trHeight w:hRule="exact" w:val="288"/>
        </w:trPr>
        <w:tc>
          <w:tcPr>
            <w:tcW w:w="0" w:type="auto"/>
            <w:tcBorders>
              <w:top w:val="nil"/>
              <w:left w:val="nil"/>
              <w:bottom w:val="nil"/>
              <w:right w:val="nil"/>
            </w:tcBorders>
            <w:shd w:val="clear" w:color="auto" w:fill="auto"/>
            <w:noWrap/>
            <w:vAlign w:val="center"/>
          </w:tcPr>
          <w:p w14:paraId="54CD42A1"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Carrying capacity (</w:t>
            </w:r>
            <w:r w:rsidRPr="006666EF">
              <w:rPr>
                <w:rFonts w:ascii="Times New Roman" w:eastAsia="SimSun" w:hAnsi="Times New Roman"/>
                <w:i/>
                <w:iCs/>
                <w:kern w:val="0"/>
                <w:sz w:val="20"/>
                <w:szCs w:val="20"/>
              </w:rPr>
              <w:t>k</w:t>
            </w:r>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6181EFD4"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1000</w:t>
            </w:r>
          </w:p>
        </w:tc>
      </w:tr>
      <w:tr w:rsidR="0026138F" w14:paraId="0B881924" w14:textId="77777777" w:rsidTr="006666EF">
        <w:trPr>
          <w:trHeight w:hRule="exact" w:val="288"/>
        </w:trPr>
        <w:tc>
          <w:tcPr>
            <w:tcW w:w="0" w:type="auto"/>
            <w:tcBorders>
              <w:top w:val="nil"/>
              <w:left w:val="nil"/>
              <w:bottom w:val="nil"/>
              <w:right w:val="nil"/>
            </w:tcBorders>
            <w:shd w:val="clear" w:color="auto" w:fill="auto"/>
            <w:noWrap/>
            <w:vAlign w:val="center"/>
          </w:tcPr>
          <w:p w14:paraId="6C6A9563"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Catchability coefficient (</w:t>
            </w:r>
            <w:r w:rsidRPr="006666EF">
              <w:rPr>
                <w:rFonts w:ascii="Times New Roman" w:eastAsia="SimSun" w:hAnsi="Times New Roman"/>
                <w:i/>
                <w:iCs/>
                <w:kern w:val="0"/>
                <w:sz w:val="20"/>
                <w:szCs w:val="20"/>
              </w:rPr>
              <w:t>q</w:t>
            </w:r>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4FF1D513"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0.01</w:t>
            </w:r>
          </w:p>
        </w:tc>
      </w:tr>
      <w:tr w:rsidR="0026138F" w14:paraId="7A529CFB" w14:textId="77777777" w:rsidTr="006666EF">
        <w:trPr>
          <w:trHeight w:hRule="exact" w:val="288"/>
        </w:trPr>
        <w:tc>
          <w:tcPr>
            <w:tcW w:w="0" w:type="auto"/>
            <w:tcBorders>
              <w:top w:val="nil"/>
              <w:left w:val="nil"/>
              <w:bottom w:val="nil"/>
              <w:right w:val="nil"/>
            </w:tcBorders>
            <w:shd w:val="clear" w:color="auto" w:fill="auto"/>
            <w:noWrap/>
            <w:vAlign w:val="center"/>
          </w:tcPr>
          <w:p w14:paraId="7F392861"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Ratio of biomass over k of the initial year (</w:t>
            </w:r>
            <w:proofErr w:type="spellStart"/>
            <w:r w:rsidRPr="006666EF">
              <w:rPr>
                <w:rFonts w:ascii="Times New Roman" w:eastAsia="SimSun" w:hAnsi="Times New Roman"/>
                <w:i/>
                <w:iCs/>
                <w:kern w:val="0"/>
                <w:sz w:val="20"/>
                <w:szCs w:val="20"/>
              </w:rPr>
              <w:t>P_initial</w:t>
            </w:r>
            <w:proofErr w:type="spellEnd"/>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4ECF1B2E"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 xml:space="preserve">Randomly sampled from </w:t>
            </w:r>
            <w:proofErr w:type="gramStart"/>
            <w:r w:rsidRPr="006666EF">
              <w:rPr>
                <w:rFonts w:ascii="Times New Roman" w:eastAsia="SimSun" w:hAnsi="Times New Roman"/>
                <w:kern w:val="0"/>
                <w:sz w:val="20"/>
                <w:szCs w:val="20"/>
              </w:rPr>
              <w:t>U(</w:t>
            </w:r>
            <w:proofErr w:type="gramEnd"/>
            <w:r w:rsidRPr="006666EF">
              <w:rPr>
                <w:rFonts w:ascii="Times New Roman" w:eastAsia="SimSun" w:hAnsi="Times New Roman"/>
                <w:kern w:val="0"/>
                <w:sz w:val="20"/>
                <w:szCs w:val="20"/>
              </w:rPr>
              <w:t>0,1)</w:t>
            </w:r>
          </w:p>
        </w:tc>
      </w:tr>
      <w:tr w:rsidR="0026138F" w14:paraId="26FFB120" w14:textId="77777777" w:rsidTr="006666EF">
        <w:trPr>
          <w:trHeight w:hRule="exact" w:val="288"/>
        </w:trPr>
        <w:tc>
          <w:tcPr>
            <w:tcW w:w="0" w:type="auto"/>
            <w:tcBorders>
              <w:top w:val="nil"/>
              <w:left w:val="nil"/>
              <w:bottom w:val="nil"/>
              <w:right w:val="nil"/>
            </w:tcBorders>
            <w:shd w:val="clear" w:color="auto" w:fill="auto"/>
            <w:noWrap/>
            <w:vAlign w:val="center"/>
          </w:tcPr>
          <w:p w14:paraId="4E5D5141"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Warming effect (</w:t>
            </w:r>
            <w:r w:rsidRPr="006666EF">
              <w:rPr>
                <w:rFonts w:ascii="Times New Roman" w:eastAsia="SimSun" w:hAnsi="Times New Roman"/>
                <w:i/>
                <w:iCs/>
                <w:kern w:val="0"/>
                <w:sz w:val="20"/>
                <w:szCs w:val="20"/>
              </w:rPr>
              <w:t>θ</w:t>
            </w:r>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6D02FF0E"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 xml:space="preserve">Randomly sampled from </w:t>
            </w:r>
            <w:proofErr w:type="gramStart"/>
            <w:r w:rsidRPr="006666EF">
              <w:rPr>
                <w:rFonts w:ascii="Times New Roman" w:eastAsia="SimSun" w:hAnsi="Times New Roman"/>
                <w:kern w:val="0"/>
                <w:sz w:val="20"/>
                <w:szCs w:val="20"/>
              </w:rPr>
              <w:t>U(</w:t>
            </w:r>
            <w:proofErr w:type="gramEnd"/>
            <w:r w:rsidRPr="006666EF">
              <w:rPr>
                <w:rFonts w:ascii="Times New Roman" w:eastAsia="SimSun" w:hAnsi="Times New Roman"/>
                <w:kern w:val="0"/>
                <w:sz w:val="20"/>
                <w:szCs w:val="20"/>
              </w:rPr>
              <w:t>-1,1)</w:t>
            </w:r>
          </w:p>
        </w:tc>
      </w:tr>
      <w:tr w:rsidR="0026138F" w14:paraId="7E65DE9C" w14:textId="77777777" w:rsidTr="006666EF">
        <w:trPr>
          <w:trHeight w:hRule="exact" w:val="288"/>
        </w:trPr>
        <w:tc>
          <w:tcPr>
            <w:tcW w:w="0" w:type="auto"/>
            <w:tcBorders>
              <w:top w:val="nil"/>
              <w:left w:val="nil"/>
              <w:bottom w:val="nil"/>
              <w:right w:val="nil"/>
            </w:tcBorders>
            <w:shd w:val="clear" w:color="auto" w:fill="auto"/>
            <w:noWrap/>
            <w:vAlign w:val="center"/>
          </w:tcPr>
          <w:p w14:paraId="3A3AE7FA"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Shape parameter (</w:t>
            </w:r>
            <w:r w:rsidRPr="006666EF">
              <w:rPr>
                <w:rFonts w:ascii="Times New Roman" w:eastAsia="SimSun" w:hAnsi="Times New Roman"/>
                <w:i/>
                <w:iCs/>
                <w:kern w:val="0"/>
                <w:sz w:val="20"/>
                <w:szCs w:val="20"/>
              </w:rPr>
              <w:t>m</w:t>
            </w:r>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00E22303"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2</w:t>
            </w:r>
          </w:p>
        </w:tc>
      </w:tr>
      <w:tr w:rsidR="0026138F" w14:paraId="7DADE65A" w14:textId="77777777" w:rsidTr="006666EF">
        <w:trPr>
          <w:trHeight w:hRule="exact" w:val="288"/>
        </w:trPr>
        <w:tc>
          <w:tcPr>
            <w:tcW w:w="0" w:type="auto"/>
            <w:tcBorders>
              <w:top w:val="nil"/>
              <w:left w:val="nil"/>
              <w:bottom w:val="nil"/>
              <w:right w:val="nil"/>
            </w:tcBorders>
            <w:shd w:val="clear" w:color="auto" w:fill="auto"/>
            <w:noWrap/>
            <w:vAlign w:val="center"/>
          </w:tcPr>
          <w:p w14:paraId="251A138A"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Fishing mortality (</w:t>
            </w:r>
            <w:r w:rsidRPr="006666EF">
              <w:rPr>
                <w:rFonts w:ascii="Times New Roman" w:eastAsia="SimSun" w:hAnsi="Times New Roman"/>
                <w:i/>
                <w:iCs/>
                <w:kern w:val="0"/>
                <w:sz w:val="20"/>
                <w:szCs w:val="20"/>
              </w:rPr>
              <w:t>F</w:t>
            </w:r>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746C66BA" w14:textId="71C747B8"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Scenario-specific (see Fig</w:t>
            </w:r>
            <w:ins w:id="167" w:author="Chris Free" w:date="2023-02-13T15:54:00Z">
              <w:r w:rsidR="006E25DA">
                <w:rPr>
                  <w:rFonts w:ascii="Times New Roman" w:eastAsia="SimSun" w:hAnsi="Times New Roman"/>
                  <w:kern w:val="0"/>
                  <w:sz w:val="20"/>
                  <w:szCs w:val="20"/>
                </w:rPr>
                <w:t>ure</w:t>
              </w:r>
            </w:ins>
            <w:del w:id="168" w:author="Chris Free" w:date="2023-02-13T15:54:00Z">
              <w:r w:rsidRPr="006666EF" w:rsidDel="006E25DA">
                <w:rPr>
                  <w:rFonts w:ascii="Times New Roman" w:eastAsia="SimSun" w:hAnsi="Times New Roman"/>
                  <w:kern w:val="0"/>
                  <w:sz w:val="20"/>
                  <w:szCs w:val="20"/>
                </w:rPr>
                <w:delText>.</w:delText>
              </w:r>
            </w:del>
            <w:r w:rsidRPr="006666EF">
              <w:rPr>
                <w:rFonts w:ascii="Times New Roman" w:eastAsia="SimSun" w:hAnsi="Times New Roman"/>
                <w:kern w:val="0"/>
                <w:sz w:val="20"/>
                <w:szCs w:val="20"/>
              </w:rPr>
              <w:t xml:space="preserve"> S</w:t>
            </w:r>
            <w:del w:id="169" w:author="Chris Free" w:date="2023-02-13T15:54:00Z">
              <w:r w:rsidRPr="006666EF" w:rsidDel="006E25DA">
                <w:rPr>
                  <w:rFonts w:ascii="Times New Roman" w:eastAsia="SimSun" w:hAnsi="Times New Roman"/>
                  <w:kern w:val="0"/>
                  <w:sz w:val="20"/>
                  <w:szCs w:val="20"/>
                </w:rPr>
                <w:delText xml:space="preserve">I. </w:delText>
              </w:r>
            </w:del>
            <w:r w:rsidRPr="006666EF">
              <w:rPr>
                <w:rFonts w:ascii="Times New Roman" w:eastAsia="SimSun" w:hAnsi="Times New Roman"/>
                <w:kern w:val="0"/>
                <w:sz w:val="20"/>
                <w:szCs w:val="20"/>
              </w:rPr>
              <w:t>2</w:t>
            </w:r>
            <w:del w:id="170" w:author="Chris Free" w:date="2023-02-13T15:54:00Z">
              <w:r w:rsidRPr="006666EF" w:rsidDel="006E25DA">
                <w:rPr>
                  <w:rFonts w:ascii="Times New Roman" w:eastAsia="SimSun" w:hAnsi="Times New Roman"/>
                  <w:kern w:val="0"/>
                  <w:sz w:val="20"/>
                  <w:szCs w:val="20"/>
                </w:rPr>
                <w:delText>.1</w:delText>
              </w:r>
            </w:del>
            <w:r w:rsidRPr="006666EF">
              <w:rPr>
                <w:rFonts w:ascii="Times New Roman" w:eastAsia="SimSun" w:hAnsi="Times New Roman"/>
                <w:kern w:val="0"/>
                <w:sz w:val="20"/>
                <w:szCs w:val="20"/>
              </w:rPr>
              <w:t>)</w:t>
            </w:r>
          </w:p>
        </w:tc>
      </w:tr>
      <w:tr w:rsidR="0026138F" w14:paraId="28076C44" w14:textId="77777777" w:rsidTr="006666EF">
        <w:trPr>
          <w:trHeight w:hRule="exact" w:val="288"/>
        </w:trPr>
        <w:tc>
          <w:tcPr>
            <w:tcW w:w="0" w:type="auto"/>
            <w:tcBorders>
              <w:top w:val="nil"/>
              <w:left w:val="nil"/>
              <w:bottom w:val="nil"/>
              <w:right w:val="nil"/>
            </w:tcBorders>
            <w:shd w:val="clear" w:color="auto" w:fill="auto"/>
            <w:noWrap/>
            <w:vAlign w:val="center"/>
          </w:tcPr>
          <w:p w14:paraId="136B0368" w14:textId="4DCE9DC8"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SD of observation error in recreational harvest (</w:t>
            </w:r>
            <m:oMath>
              <m:sSubSup>
                <m:sSubSupPr>
                  <m:ctrlPr>
                    <w:ins w:id="171" w:author="Chris Free" w:date="2023-02-13T16:25:00Z">
                      <w:rPr>
                        <w:rFonts w:ascii="Cambria Math" w:eastAsia="SimSun" w:hAnsi="Cambria Math"/>
                        <w:i/>
                        <w:kern w:val="0"/>
                        <w:sz w:val="20"/>
                        <w:szCs w:val="20"/>
                      </w:rPr>
                    </w:ins>
                  </m:ctrlPr>
                </m:sSubSupPr>
                <m:e>
                  <m:r>
                    <w:ins w:id="172" w:author="Chris Free" w:date="2023-02-13T16:25:00Z">
                      <w:rPr>
                        <w:rFonts w:ascii="Cambria Math" w:eastAsia="SimSun" w:hAnsi="Cambria Math"/>
                        <w:kern w:val="0"/>
                        <w:sz w:val="20"/>
                        <w:szCs w:val="20"/>
                      </w:rPr>
                      <m:t>σ</m:t>
                    </w:ins>
                  </m:r>
                </m:e>
                <m:sub>
                  <m:r>
                    <w:ins w:id="173" w:author="Chris Free" w:date="2023-02-13T16:25:00Z">
                      <w:rPr>
                        <w:rFonts w:ascii="Cambria Math" w:eastAsia="SimSun" w:hAnsi="Cambria Math"/>
                        <w:kern w:val="0"/>
                        <w:sz w:val="20"/>
                        <w:szCs w:val="20"/>
                      </w:rPr>
                      <m:t>n</m:t>
                    </w:ins>
                  </m:r>
                </m:sub>
                <m:sup>
                  <m:r>
                    <w:ins w:id="174" w:author="Chris Free" w:date="2023-02-13T16:25:00Z">
                      <w:rPr>
                        <w:rFonts w:ascii="Cambria Math" w:eastAsia="SimSun" w:hAnsi="Cambria Math"/>
                        <w:kern w:val="0"/>
                        <w:sz w:val="20"/>
                        <w:szCs w:val="20"/>
                      </w:rPr>
                      <m:t>2</m:t>
                    </w:ins>
                  </m:r>
                </m:sup>
              </m:sSubSup>
            </m:oMath>
            <w:del w:id="175" w:author="Chris Free" w:date="2023-02-13T16:25:00Z">
              <w:r w:rsidRPr="006666EF" w:rsidDel="00B07132">
                <w:rPr>
                  <w:rFonts w:ascii="Times New Roman" w:eastAsia="SimSun" w:hAnsi="Times New Roman"/>
                  <w:i/>
                  <w:iCs/>
                  <w:kern w:val="0"/>
                  <w:sz w:val="20"/>
                  <w:szCs w:val="20"/>
                </w:rPr>
                <w:delText>σ_ȵ</w:delText>
              </w:r>
            </w:del>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0B6E783D"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0.2</w:t>
            </w:r>
          </w:p>
        </w:tc>
      </w:tr>
      <w:tr w:rsidR="0026138F" w14:paraId="0078A8AA" w14:textId="77777777" w:rsidTr="006666EF">
        <w:trPr>
          <w:trHeight w:hRule="exact" w:val="288"/>
        </w:trPr>
        <w:tc>
          <w:tcPr>
            <w:tcW w:w="0" w:type="auto"/>
            <w:tcBorders>
              <w:top w:val="nil"/>
              <w:left w:val="nil"/>
              <w:bottom w:val="nil"/>
              <w:right w:val="nil"/>
            </w:tcBorders>
            <w:shd w:val="clear" w:color="auto" w:fill="auto"/>
            <w:noWrap/>
            <w:vAlign w:val="center"/>
          </w:tcPr>
          <w:p w14:paraId="3FD137B5" w14:textId="17E4348B"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SD of observation error in relative biomass index (</w:t>
            </w:r>
            <w:del w:id="176" w:author="Chris Free" w:date="2023-02-13T16:25:00Z">
              <w:r w:rsidRPr="006666EF" w:rsidDel="00B07132">
                <w:rPr>
                  <w:rFonts w:ascii="Times New Roman" w:eastAsia="SimSun" w:hAnsi="Times New Roman"/>
                  <w:i/>
                  <w:iCs/>
                  <w:kern w:val="0"/>
                  <w:sz w:val="20"/>
                  <w:szCs w:val="20"/>
                </w:rPr>
                <w:delText>σ_</w:delText>
              </w:r>
            </w:del>
            <m:oMath>
              <m:sSubSup>
                <m:sSubSupPr>
                  <m:ctrlPr>
                    <w:ins w:id="177" w:author="Chris Free" w:date="2023-02-13T16:25:00Z">
                      <w:rPr>
                        <w:rFonts w:ascii="Cambria Math" w:eastAsia="SimSun" w:hAnsi="Cambria Math"/>
                        <w:i/>
                        <w:kern w:val="0"/>
                        <w:sz w:val="20"/>
                        <w:szCs w:val="20"/>
                      </w:rPr>
                    </w:ins>
                  </m:ctrlPr>
                </m:sSubSupPr>
                <m:e>
                  <m:r>
                    <w:ins w:id="178" w:author="Chris Free" w:date="2023-02-13T16:25:00Z">
                      <w:rPr>
                        <w:rFonts w:ascii="Cambria Math" w:eastAsia="SimSun" w:hAnsi="Cambria Math"/>
                        <w:kern w:val="0"/>
                        <w:sz w:val="20"/>
                        <w:szCs w:val="20"/>
                      </w:rPr>
                      <m:t>σ</m:t>
                    </w:ins>
                  </m:r>
                </m:e>
                <m:sub>
                  <m:r>
                    <w:ins w:id="179" w:author="Chris Free" w:date="2023-02-13T16:25:00Z">
                      <w:rPr>
                        <w:rFonts w:ascii="Cambria Math" w:eastAsia="SimSun" w:hAnsi="Cambria Math"/>
                        <w:kern w:val="0"/>
                        <w:sz w:val="20"/>
                        <w:szCs w:val="20"/>
                      </w:rPr>
                      <m:t>ε</m:t>
                    </w:ins>
                  </m:r>
                </m:sub>
                <m:sup>
                  <m:r>
                    <w:ins w:id="180" w:author="Chris Free" w:date="2023-02-13T16:25:00Z">
                      <w:rPr>
                        <w:rFonts w:ascii="Cambria Math" w:eastAsia="SimSun" w:hAnsi="Cambria Math"/>
                        <w:kern w:val="0"/>
                        <w:sz w:val="20"/>
                        <w:szCs w:val="20"/>
                      </w:rPr>
                      <m:t>2</m:t>
                    </w:ins>
                  </m:r>
                </m:sup>
              </m:sSubSup>
            </m:oMath>
            <w:del w:id="181" w:author="Chris Free" w:date="2023-02-13T16:25:00Z">
              <w:r w:rsidRPr="006666EF" w:rsidDel="00B07132">
                <w:rPr>
                  <w:rFonts w:ascii="Times New Roman" w:eastAsia="SimSun" w:hAnsi="Times New Roman"/>
                  <w:i/>
                  <w:iCs/>
                  <w:kern w:val="0"/>
                  <w:sz w:val="20"/>
                  <w:szCs w:val="20"/>
                </w:rPr>
                <w:delText>ε</w:delText>
              </w:r>
            </w:del>
            <w:r w:rsidRPr="006666EF">
              <w:rPr>
                <w:rFonts w:ascii="Times New Roman" w:eastAsia="SimSun" w:hAnsi="Times New Roman"/>
                <w:kern w:val="0"/>
                <w:sz w:val="20"/>
                <w:szCs w:val="20"/>
              </w:rPr>
              <w:t>)</w:t>
            </w:r>
          </w:p>
        </w:tc>
        <w:tc>
          <w:tcPr>
            <w:tcW w:w="0" w:type="auto"/>
            <w:tcBorders>
              <w:top w:val="nil"/>
              <w:left w:val="nil"/>
              <w:bottom w:val="nil"/>
              <w:right w:val="nil"/>
            </w:tcBorders>
            <w:shd w:val="clear" w:color="auto" w:fill="auto"/>
            <w:noWrap/>
            <w:vAlign w:val="center"/>
          </w:tcPr>
          <w:p w14:paraId="5852EDC6"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0.1</w:t>
            </w:r>
          </w:p>
        </w:tc>
      </w:tr>
      <w:tr w:rsidR="0026138F" w14:paraId="604AA3B6" w14:textId="77777777" w:rsidTr="006666EF">
        <w:trPr>
          <w:trHeight w:hRule="exact" w:val="288"/>
        </w:trPr>
        <w:tc>
          <w:tcPr>
            <w:tcW w:w="0" w:type="auto"/>
            <w:tcBorders>
              <w:top w:val="nil"/>
              <w:left w:val="nil"/>
              <w:bottom w:val="single" w:sz="4" w:space="0" w:color="auto"/>
              <w:right w:val="nil"/>
            </w:tcBorders>
            <w:shd w:val="clear" w:color="auto" w:fill="auto"/>
            <w:noWrap/>
            <w:vAlign w:val="center"/>
          </w:tcPr>
          <w:p w14:paraId="2FEB2C2B" w14:textId="7CEAABEA"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SD of process error (</w:t>
            </w:r>
            <m:oMath>
              <m:sSubSup>
                <m:sSubSupPr>
                  <m:ctrlPr>
                    <w:ins w:id="182" w:author="Chris Free" w:date="2023-02-13T16:26:00Z">
                      <w:rPr>
                        <w:rFonts w:ascii="Cambria Math" w:eastAsia="SimSun" w:hAnsi="Cambria Math"/>
                        <w:i/>
                        <w:kern w:val="0"/>
                        <w:sz w:val="20"/>
                        <w:szCs w:val="20"/>
                      </w:rPr>
                    </w:ins>
                  </m:ctrlPr>
                </m:sSubSupPr>
                <m:e>
                  <m:r>
                    <w:ins w:id="183" w:author="Chris Free" w:date="2023-02-13T16:26:00Z">
                      <w:rPr>
                        <w:rFonts w:ascii="Cambria Math" w:eastAsia="SimSun" w:hAnsi="Cambria Math"/>
                        <w:kern w:val="0"/>
                        <w:sz w:val="20"/>
                        <w:szCs w:val="20"/>
                      </w:rPr>
                      <m:t>σ</m:t>
                    </w:ins>
                  </m:r>
                </m:e>
                <m:sub>
                  <m:r>
                    <w:ins w:id="184" w:author="Chris Free" w:date="2023-02-13T16:26:00Z">
                      <w:rPr>
                        <w:rFonts w:ascii="Cambria Math" w:eastAsia="SimSun" w:hAnsi="Cambria Math"/>
                        <w:kern w:val="0"/>
                        <w:sz w:val="20"/>
                        <w:szCs w:val="20"/>
                      </w:rPr>
                      <m:t>p</m:t>
                    </w:ins>
                  </m:r>
                </m:sub>
                <m:sup>
                  <m:r>
                    <w:ins w:id="185" w:author="Chris Free" w:date="2023-02-13T16:26:00Z">
                      <w:rPr>
                        <w:rFonts w:ascii="Cambria Math" w:eastAsia="SimSun" w:hAnsi="Cambria Math"/>
                        <w:kern w:val="0"/>
                        <w:sz w:val="20"/>
                        <w:szCs w:val="20"/>
                      </w:rPr>
                      <m:t>2</m:t>
                    </w:ins>
                  </m:r>
                </m:sup>
              </m:sSubSup>
            </m:oMath>
            <w:del w:id="186" w:author="Chris Free" w:date="2023-02-13T16:26:00Z">
              <w:r w:rsidRPr="006666EF" w:rsidDel="001451F2">
                <w:rPr>
                  <w:rFonts w:ascii="Times New Roman" w:eastAsia="SimSun" w:hAnsi="Times New Roman"/>
                  <w:i/>
                  <w:iCs/>
                  <w:kern w:val="0"/>
                  <w:sz w:val="20"/>
                  <w:szCs w:val="20"/>
                </w:rPr>
                <w:delText>σ_p</w:delText>
              </w:r>
            </w:del>
            <w:r w:rsidRPr="006666EF">
              <w:rPr>
                <w:rFonts w:ascii="Times New Roman" w:eastAsia="SimSun" w:hAnsi="Times New Roman"/>
                <w:kern w:val="0"/>
                <w:sz w:val="20"/>
                <w:szCs w:val="20"/>
              </w:rPr>
              <w:t>)</w:t>
            </w:r>
          </w:p>
        </w:tc>
        <w:tc>
          <w:tcPr>
            <w:tcW w:w="0" w:type="auto"/>
            <w:tcBorders>
              <w:top w:val="nil"/>
              <w:left w:val="nil"/>
              <w:bottom w:val="single" w:sz="4" w:space="0" w:color="auto"/>
              <w:right w:val="nil"/>
            </w:tcBorders>
            <w:shd w:val="clear" w:color="auto" w:fill="auto"/>
            <w:noWrap/>
            <w:vAlign w:val="center"/>
          </w:tcPr>
          <w:p w14:paraId="6C0A401E" w14:textId="77777777" w:rsidR="0026138F" w:rsidRPr="006666EF" w:rsidRDefault="0026138F" w:rsidP="006666EF">
            <w:pPr>
              <w:widowControl/>
              <w:spacing w:line="240" w:lineRule="auto"/>
              <w:jc w:val="left"/>
              <w:rPr>
                <w:rFonts w:ascii="Times New Roman" w:eastAsia="SimSun" w:hAnsi="Times New Roman"/>
                <w:kern w:val="0"/>
                <w:sz w:val="20"/>
                <w:szCs w:val="20"/>
              </w:rPr>
            </w:pPr>
            <w:r w:rsidRPr="006666EF">
              <w:rPr>
                <w:rFonts w:ascii="Times New Roman" w:eastAsia="SimSun" w:hAnsi="Times New Roman"/>
                <w:kern w:val="0"/>
                <w:sz w:val="20"/>
                <w:szCs w:val="20"/>
              </w:rPr>
              <w:t>0.1</w:t>
            </w:r>
          </w:p>
        </w:tc>
      </w:tr>
    </w:tbl>
    <w:p w14:paraId="4A33EE4F" w14:textId="77BE9352" w:rsidR="0026138F" w:rsidRDefault="0026138F" w:rsidP="0064520F">
      <w:pPr>
        <w:spacing w:line="240" w:lineRule="auto"/>
        <w:rPr>
          <w:rFonts w:ascii="Times New Roman" w:hAnsi="Times New Roman"/>
          <w:b/>
          <w:bCs/>
        </w:rPr>
      </w:pPr>
    </w:p>
    <w:p w14:paraId="6526A454" w14:textId="77777777" w:rsidR="0026138F" w:rsidRDefault="0026138F">
      <w:pPr>
        <w:widowControl/>
        <w:jc w:val="left"/>
        <w:rPr>
          <w:rFonts w:ascii="Times New Roman" w:hAnsi="Times New Roman"/>
          <w:b/>
          <w:bCs/>
        </w:rPr>
      </w:pPr>
      <w:r>
        <w:rPr>
          <w:rFonts w:ascii="Times New Roman" w:hAnsi="Times New Roman"/>
          <w:b/>
          <w:bCs/>
        </w:rPr>
        <w:br w:type="page"/>
      </w:r>
    </w:p>
    <w:p w14:paraId="59EDF817" w14:textId="2791E0B0" w:rsidR="0026138F" w:rsidRPr="00634C36" w:rsidRDefault="00E960AA" w:rsidP="007F6975">
      <w:pPr>
        <w:spacing w:line="360" w:lineRule="auto"/>
        <w:jc w:val="left"/>
        <w:rPr>
          <w:rFonts w:ascii="Times New Roman" w:hAnsi="Times New Roman"/>
          <w:sz w:val="22"/>
        </w:rPr>
      </w:pPr>
      <w:ins w:id="187" w:author="Chris Free" w:date="2023-02-09T13:38:00Z">
        <w:r w:rsidRPr="0050537F">
          <w:rPr>
            <w:rFonts w:ascii="Times New Roman" w:hAnsi="Times New Roman"/>
            <w:b/>
            <w:bCs/>
          </w:rPr>
          <w:lastRenderedPageBreak/>
          <w:t>Table S</w:t>
        </w:r>
        <w:r>
          <w:rPr>
            <w:rFonts w:ascii="Times New Roman" w:hAnsi="Times New Roman"/>
            <w:b/>
            <w:bCs/>
          </w:rPr>
          <w:t xml:space="preserve">2. </w:t>
        </w:r>
      </w:ins>
      <w:del w:id="188" w:author="Chris Free" w:date="2023-02-09T13:38:00Z">
        <w:r w:rsidR="0026138F" w:rsidRPr="00634C36" w:rsidDel="00E960AA">
          <w:rPr>
            <w:rFonts w:ascii="Times New Roman" w:hAnsi="Times New Roman" w:hint="eastAsia"/>
            <w:sz w:val="22"/>
          </w:rPr>
          <w:delText>T</w:delText>
        </w:r>
        <w:r w:rsidR="0026138F" w:rsidRPr="00634C36" w:rsidDel="00E960AA">
          <w:rPr>
            <w:rFonts w:ascii="Times New Roman" w:hAnsi="Times New Roman"/>
            <w:sz w:val="22"/>
          </w:rPr>
          <w:delText>ab.S</w:delText>
        </w:r>
        <w:r w:rsidR="0026138F" w:rsidDel="00E960AA">
          <w:rPr>
            <w:rFonts w:ascii="Times New Roman" w:hAnsi="Times New Roman"/>
            <w:sz w:val="22"/>
          </w:rPr>
          <w:delText>I.2.2</w:delText>
        </w:r>
        <w:r w:rsidR="0026138F" w:rsidRPr="00634C36" w:rsidDel="00E960AA">
          <w:rPr>
            <w:rFonts w:ascii="Times New Roman" w:hAnsi="Times New Roman"/>
            <w:sz w:val="22"/>
          </w:rPr>
          <w:delText xml:space="preserve"> </w:delText>
        </w:r>
      </w:del>
      <w:r w:rsidR="0026138F" w:rsidRPr="00634C36">
        <w:rPr>
          <w:rFonts w:ascii="Times New Roman" w:hAnsi="Times New Roman"/>
          <w:sz w:val="22"/>
        </w:rPr>
        <w:t>Summary statistics for the GLM analysis.</w:t>
      </w:r>
    </w:p>
    <w:tbl>
      <w:tblPr>
        <w:tblW w:w="0" w:type="auto"/>
        <w:tblLook w:val="04A0" w:firstRow="1" w:lastRow="0" w:firstColumn="1" w:lastColumn="0" w:noHBand="0" w:noVBand="1"/>
      </w:tblPr>
      <w:tblGrid>
        <w:gridCol w:w="2062"/>
        <w:gridCol w:w="1817"/>
        <w:gridCol w:w="1176"/>
      </w:tblGrid>
      <w:tr w:rsidR="007F6975" w:rsidRPr="007F6975" w14:paraId="7A094167" w14:textId="77777777" w:rsidTr="007F6975">
        <w:trPr>
          <w:trHeight w:hRule="exact" w:val="288"/>
        </w:trPr>
        <w:tc>
          <w:tcPr>
            <w:tcW w:w="2062" w:type="dxa"/>
            <w:tcBorders>
              <w:top w:val="single" w:sz="8" w:space="0" w:color="auto"/>
              <w:left w:val="nil"/>
              <w:bottom w:val="single" w:sz="8" w:space="0" w:color="auto"/>
              <w:right w:val="nil"/>
            </w:tcBorders>
            <w:shd w:val="clear" w:color="auto" w:fill="auto"/>
            <w:noWrap/>
            <w:vAlign w:val="center"/>
            <w:hideMark/>
          </w:tcPr>
          <w:p w14:paraId="19536A6B" w14:textId="36B3A345" w:rsidR="0026138F" w:rsidRPr="007F6975" w:rsidRDefault="0026138F" w:rsidP="0050537F">
            <w:pPr>
              <w:widowControl/>
              <w:rPr>
                <w:rFonts w:ascii="Times New Roman" w:eastAsia="SimSun" w:hAnsi="Times New Roman"/>
                <w:b/>
                <w:bCs/>
                <w:color w:val="000000"/>
                <w:kern w:val="0"/>
                <w:sz w:val="20"/>
                <w:szCs w:val="20"/>
              </w:rPr>
            </w:pPr>
            <w:del w:id="189" w:author="Chris Free" w:date="2023-02-09T13:28:00Z">
              <w:r w:rsidRPr="007F6975" w:rsidDel="007F6975">
                <w:rPr>
                  <w:rFonts w:ascii="Times New Roman" w:eastAsia="SimSun" w:hAnsi="Times New Roman"/>
                  <w:b/>
                  <w:bCs/>
                  <w:color w:val="000000"/>
                  <w:kern w:val="0"/>
                  <w:sz w:val="20"/>
                  <w:szCs w:val="20"/>
                </w:rPr>
                <w:delText>Intercept and Variables</w:delText>
              </w:r>
            </w:del>
            <w:ins w:id="190" w:author="Chris Free" w:date="2023-02-09T13:28:00Z">
              <w:r w:rsidR="007F6975">
                <w:rPr>
                  <w:rFonts w:ascii="Times New Roman" w:eastAsia="SimSun" w:hAnsi="Times New Roman"/>
                  <w:b/>
                  <w:bCs/>
                  <w:color w:val="000000"/>
                  <w:kern w:val="0"/>
                  <w:sz w:val="20"/>
                  <w:szCs w:val="20"/>
                </w:rPr>
                <w:t>Coefficient</w:t>
              </w:r>
            </w:ins>
            <w:del w:id="191" w:author="Chris Free" w:date="2023-02-09T13:28:00Z">
              <w:r w:rsidRPr="007F6975" w:rsidDel="007F6975">
                <w:rPr>
                  <w:rFonts w:ascii="Times New Roman" w:eastAsia="SimSun" w:hAnsi="Times New Roman"/>
                  <w:b/>
                  <w:bCs/>
                  <w:color w:val="000000"/>
                  <w:kern w:val="0"/>
                  <w:sz w:val="20"/>
                  <w:szCs w:val="20"/>
                </w:rPr>
                <w:delText xml:space="preserve"> </w:delText>
              </w:r>
            </w:del>
          </w:p>
        </w:tc>
        <w:tc>
          <w:tcPr>
            <w:tcW w:w="1817" w:type="dxa"/>
            <w:tcBorders>
              <w:top w:val="single" w:sz="8" w:space="0" w:color="auto"/>
              <w:left w:val="nil"/>
              <w:bottom w:val="single" w:sz="8" w:space="0" w:color="auto"/>
              <w:right w:val="nil"/>
            </w:tcBorders>
            <w:shd w:val="clear" w:color="auto" w:fill="auto"/>
            <w:noWrap/>
            <w:vAlign w:val="center"/>
            <w:hideMark/>
          </w:tcPr>
          <w:p w14:paraId="3026391A" w14:textId="5425C371" w:rsidR="0026138F" w:rsidRPr="007F6975" w:rsidRDefault="0026138F" w:rsidP="007F6975">
            <w:pPr>
              <w:widowControl/>
              <w:rPr>
                <w:rFonts w:ascii="Times New Roman" w:eastAsia="SimSun" w:hAnsi="Times New Roman"/>
                <w:b/>
                <w:bCs/>
                <w:color w:val="000000"/>
                <w:kern w:val="0"/>
                <w:sz w:val="20"/>
                <w:szCs w:val="20"/>
              </w:rPr>
            </w:pPr>
            <w:del w:id="192" w:author="Chris Free" w:date="2023-02-09T13:28:00Z">
              <w:r w:rsidRPr="007F6975" w:rsidDel="007F6975">
                <w:rPr>
                  <w:rFonts w:ascii="Times New Roman" w:eastAsia="SimSun" w:hAnsi="Times New Roman"/>
                  <w:b/>
                  <w:bCs/>
                  <w:color w:val="000000"/>
                  <w:kern w:val="0"/>
                  <w:sz w:val="20"/>
                  <w:szCs w:val="20"/>
                </w:rPr>
                <w:delText>Coefficients</w:delText>
              </w:r>
            </w:del>
            <w:ins w:id="193" w:author="Chris Free" w:date="2023-02-09T13:28:00Z">
              <w:r w:rsidR="007F6975">
                <w:rPr>
                  <w:rFonts w:ascii="Times New Roman" w:eastAsia="SimSun" w:hAnsi="Times New Roman"/>
                  <w:b/>
                  <w:bCs/>
                  <w:color w:val="000000"/>
                  <w:kern w:val="0"/>
                  <w:sz w:val="20"/>
                  <w:szCs w:val="20"/>
                </w:rPr>
                <w:t>Value</w:t>
              </w:r>
            </w:ins>
          </w:p>
        </w:tc>
        <w:tc>
          <w:tcPr>
            <w:tcW w:w="1176" w:type="dxa"/>
            <w:tcBorders>
              <w:top w:val="single" w:sz="8" w:space="0" w:color="auto"/>
              <w:left w:val="nil"/>
              <w:bottom w:val="single" w:sz="8" w:space="0" w:color="auto"/>
              <w:right w:val="nil"/>
            </w:tcBorders>
            <w:shd w:val="clear" w:color="auto" w:fill="auto"/>
            <w:noWrap/>
            <w:vAlign w:val="center"/>
            <w:hideMark/>
          </w:tcPr>
          <w:p w14:paraId="4569770F" w14:textId="36B44EB0" w:rsidR="0026138F" w:rsidRPr="007F6975" w:rsidRDefault="0026138F" w:rsidP="007F6975">
            <w:pPr>
              <w:widowControl/>
              <w:rPr>
                <w:rFonts w:ascii="Times New Roman" w:eastAsia="SimSun" w:hAnsi="Times New Roman"/>
                <w:b/>
                <w:bCs/>
                <w:color w:val="000000"/>
                <w:kern w:val="0"/>
                <w:sz w:val="20"/>
                <w:szCs w:val="20"/>
              </w:rPr>
            </w:pPr>
            <w:r w:rsidRPr="007F6975">
              <w:rPr>
                <w:rFonts w:ascii="Times New Roman" w:eastAsia="SimSun" w:hAnsi="Times New Roman"/>
                <w:b/>
                <w:bCs/>
                <w:color w:val="000000"/>
                <w:kern w:val="0"/>
                <w:sz w:val="20"/>
                <w:szCs w:val="20"/>
              </w:rPr>
              <w:t xml:space="preserve">P </w:t>
            </w:r>
            <w:ins w:id="194" w:author="Chris Free" w:date="2023-02-09T13:28:00Z">
              <w:r w:rsidR="007F6975">
                <w:rPr>
                  <w:rFonts w:ascii="Times New Roman" w:eastAsia="SimSun" w:hAnsi="Times New Roman"/>
                  <w:b/>
                  <w:bCs/>
                  <w:color w:val="000000"/>
                  <w:kern w:val="0"/>
                  <w:sz w:val="20"/>
                  <w:szCs w:val="20"/>
                </w:rPr>
                <w:t>v</w:t>
              </w:r>
            </w:ins>
            <w:del w:id="195" w:author="Chris Free" w:date="2023-02-09T13:28:00Z">
              <w:r w:rsidRPr="007F6975" w:rsidDel="007F6975">
                <w:rPr>
                  <w:rFonts w:ascii="Times New Roman" w:eastAsia="SimSun" w:hAnsi="Times New Roman"/>
                  <w:b/>
                  <w:bCs/>
                  <w:color w:val="000000"/>
                  <w:kern w:val="0"/>
                  <w:sz w:val="20"/>
                  <w:szCs w:val="20"/>
                </w:rPr>
                <w:delText>V</w:delText>
              </w:r>
            </w:del>
            <w:r w:rsidRPr="007F6975">
              <w:rPr>
                <w:rFonts w:ascii="Times New Roman" w:eastAsia="SimSun" w:hAnsi="Times New Roman"/>
                <w:b/>
                <w:bCs/>
                <w:color w:val="000000"/>
                <w:kern w:val="0"/>
                <w:sz w:val="20"/>
                <w:szCs w:val="20"/>
              </w:rPr>
              <w:t>alue</w:t>
            </w:r>
          </w:p>
        </w:tc>
      </w:tr>
      <w:tr w:rsidR="007F6975" w:rsidRPr="007F6975" w14:paraId="7754B7E7" w14:textId="77777777" w:rsidTr="007F6975">
        <w:trPr>
          <w:trHeight w:hRule="exact" w:val="288"/>
        </w:trPr>
        <w:tc>
          <w:tcPr>
            <w:tcW w:w="2062" w:type="dxa"/>
            <w:tcBorders>
              <w:top w:val="nil"/>
              <w:left w:val="nil"/>
              <w:bottom w:val="nil"/>
              <w:right w:val="nil"/>
            </w:tcBorders>
            <w:shd w:val="clear" w:color="auto" w:fill="auto"/>
            <w:noWrap/>
            <w:vAlign w:val="center"/>
            <w:hideMark/>
          </w:tcPr>
          <w:p w14:paraId="501F0D25"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Intercept</w:t>
            </w:r>
          </w:p>
        </w:tc>
        <w:tc>
          <w:tcPr>
            <w:tcW w:w="1817" w:type="dxa"/>
            <w:tcBorders>
              <w:top w:val="nil"/>
              <w:left w:val="nil"/>
              <w:bottom w:val="nil"/>
              <w:right w:val="nil"/>
            </w:tcBorders>
            <w:shd w:val="clear" w:color="auto" w:fill="auto"/>
            <w:noWrap/>
            <w:vAlign w:val="center"/>
            <w:hideMark/>
          </w:tcPr>
          <w:p w14:paraId="524820AD" w14:textId="3690A785"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-0.054</w:t>
            </w:r>
          </w:p>
        </w:tc>
        <w:tc>
          <w:tcPr>
            <w:tcW w:w="1176" w:type="dxa"/>
            <w:tcBorders>
              <w:top w:val="nil"/>
              <w:left w:val="nil"/>
              <w:bottom w:val="nil"/>
              <w:right w:val="nil"/>
            </w:tcBorders>
            <w:shd w:val="clear" w:color="auto" w:fill="auto"/>
            <w:noWrap/>
            <w:vAlign w:val="center"/>
            <w:hideMark/>
          </w:tcPr>
          <w:p w14:paraId="341A7DB1" w14:textId="77777777"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 xml:space="preserve">0.154 </w:t>
            </w:r>
          </w:p>
        </w:tc>
      </w:tr>
      <w:tr w:rsidR="007F6975" w:rsidRPr="007F6975" w14:paraId="4B788238" w14:textId="77777777" w:rsidTr="007F6975">
        <w:trPr>
          <w:trHeight w:hRule="exact" w:val="288"/>
        </w:trPr>
        <w:tc>
          <w:tcPr>
            <w:tcW w:w="2062" w:type="dxa"/>
            <w:tcBorders>
              <w:top w:val="nil"/>
              <w:left w:val="nil"/>
              <w:bottom w:val="nil"/>
              <w:right w:val="nil"/>
            </w:tcBorders>
            <w:shd w:val="clear" w:color="auto" w:fill="auto"/>
            <w:noWrap/>
            <w:vAlign w:val="center"/>
            <w:hideMark/>
          </w:tcPr>
          <w:p w14:paraId="08201980"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D1</w:t>
            </w:r>
          </w:p>
        </w:tc>
        <w:tc>
          <w:tcPr>
            <w:tcW w:w="1817" w:type="dxa"/>
            <w:tcBorders>
              <w:top w:val="nil"/>
              <w:left w:val="nil"/>
              <w:bottom w:val="nil"/>
              <w:right w:val="nil"/>
            </w:tcBorders>
            <w:shd w:val="clear" w:color="auto" w:fill="auto"/>
            <w:noWrap/>
            <w:vAlign w:val="center"/>
            <w:hideMark/>
          </w:tcPr>
          <w:p w14:paraId="527EEB49" w14:textId="77777777"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 xml:space="preserve">0.173 </w:t>
            </w:r>
          </w:p>
        </w:tc>
        <w:tc>
          <w:tcPr>
            <w:tcW w:w="1176" w:type="dxa"/>
            <w:tcBorders>
              <w:top w:val="nil"/>
              <w:left w:val="nil"/>
              <w:bottom w:val="nil"/>
              <w:right w:val="nil"/>
            </w:tcBorders>
            <w:shd w:val="clear" w:color="auto" w:fill="auto"/>
            <w:noWrap/>
            <w:vAlign w:val="center"/>
            <w:hideMark/>
          </w:tcPr>
          <w:p w14:paraId="6A153AAA" w14:textId="77777777"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&lt;0.001</w:t>
            </w:r>
          </w:p>
        </w:tc>
      </w:tr>
      <w:tr w:rsidR="007F6975" w:rsidRPr="007F6975" w14:paraId="6A212E90" w14:textId="77777777" w:rsidTr="007F6975">
        <w:trPr>
          <w:trHeight w:hRule="exact" w:val="288"/>
        </w:trPr>
        <w:tc>
          <w:tcPr>
            <w:tcW w:w="2062" w:type="dxa"/>
            <w:tcBorders>
              <w:top w:val="nil"/>
              <w:left w:val="nil"/>
              <w:bottom w:val="nil"/>
              <w:right w:val="nil"/>
            </w:tcBorders>
            <w:shd w:val="clear" w:color="auto" w:fill="auto"/>
            <w:noWrap/>
            <w:vAlign w:val="center"/>
            <w:hideMark/>
          </w:tcPr>
          <w:p w14:paraId="69287ED9"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D2</w:t>
            </w:r>
          </w:p>
        </w:tc>
        <w:tc>
          <w:tcPr>
            <w:tcW w:w="1817" w:type="dxa"/>
            <w:tcBorders>
              <w:top w:val="nil"/>
              <w:left w:val="nil"/>
              <w:bottom w:val="nil"/>
              <w:right w:val="nil"/>
            </w:tcBorders>
            <w:shd w:val="clear" w:color="auto" w:fill="auto"/>
            <w:noWrap/>
            <w:vAlign w:val="center"/>
            <w:hideMark/>
          </w:tcPr>
          <w:p w14:paraId="5197493C" w14:textId="0017D993"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0.094</w:t>
            </w:r>
          </w:p>
        </w:tc>
        <w:tc>
          <w:tcPr>
            <w:tcW w:w="1176" w:type="dxa"/>
            <w:tcBorders>
              <w:top w:val="nil"/>
              <w:left w:val="nil"/>
              <w:bottom w:val="nil"/>
              <w:right w:val="nil"/>
            </w:tcBorders>
            <w:shd w:val="clear" w:color="auto" w:fill="auto"/>
            <w:noWrap/>
            <w:vAlign w:val="center"/>
            <w:hideMark/>
          </w:tcPr>
          <w:p w14:paraId="33E16D0C" w14:textId="645E55A1"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0.040</w:t>
            </w:r>
          </w:p>
        </w:tc>
      </w:tr>
      <w:tr w:rsidR="007F6975" w:rsidRPr="007F6975" w14:paraId="2E4BA86B" w14:textId="77777777" w:rsidTr="007F6975">
        <w:trPr>
          <w:trHeight w:hRule="exact" w:val="288"/>
        </w:trPr>
        <w:tc>
          <w:tcPr>
            <w:tcW w:w="2062" w:type="dxa"/>
            <w:tcBorders>
              <w:top w:val="nil"/>
              <w:left w:val="nil"/>
              <w:bottom w:val="nil"/>
              <w:right w:val="nil"/>
            </w:tcBorders>
            <w:shd w:val="clear" w:color="auto" w:fill="auto"/>
            <w:noWrap/>
            <w:vAlign w:val="center"/>
            <w:hideMark/>
          </w:tcPr>
          <w:p w14:paraId="160435EA"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D3</w:t>
            </w:r>
          </w:p>
        </w:tc>
        <w:tc>
          <w:tcPr>
            <w:tcW w:w="1817" w:type="dxa"/>
            <w:tcBorders>
              <w:top w:val="nil"/>
              <w:left w:val="nil"/>
              <w:bottom w:val="nil"/>
              <w:right w:val="nil"/>
            </w:tcBorders>
            <w:shd w:val="clear" w:color="auto" w:fill="auto"/>
            <w:noWrap/>
            <w:vAlign w:val="center"/>
            <w:hideMark/>
          </w:tcPr>
          <w:p w14:paraId="3A94FF31" w14:textId="19AB3162"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0.035</w:t>
            </w:r>
          </w:p>
        </w:tc>
        <w:tc>
          <w:tcPr>
            <w:tcW w:w="1176" w:type="dxa"/>
            <w:tcBorders>
              <w:top w:val="nil"/>
              <w:left w:val="nil"/>
              <w:bottom w:val="nil"/>
              <w:right w:val="nil"/>
            </w:tcBorders>
            <w:shd w:val="clear" w:color="auto" w:fill="auto"/>
            <w:noWrap/>
            <w:vAlign w:val="center"/>
            <w:hideMark/>
          </w:tcPr>
          <w:p w14:paraId="010EC296" w14:textId="2A6057C0"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0.444</w:t>
            </w:r>
          </w:p>
        </w:tc>
      </w:tr>
      <w:tr w:rsidR="007F6975" w:rsidRPr="007F6975" w14:paraId="5EAAC28F" w14:textId="77777777" w:rsidTr="007F6975">
        <w:trPr>
          <w:trHeight w:hRule="exact" w:val="288"/>
        </w:trPr>
        <w:tc>
          <w:tcPr>
            <w:tcW w:w="2062" w:type="dxa"/>
            <w:tcBorders>
              <w:top w:val="nil"/>
              <w:left w:val="nil"/>
              <w:bottom w:val="nil"/>
              <w:right w:val="nil"/>
            </w:tcBorders>
            <w:shd w:val="clear" w:color="auto" w:fill="auto"/>
            <w:noWrap/>
            <w:vAlign w:val="center"/>
            <w:hideMark/>
          </w:tcPr>
          <w:p w14:paraId="2788E5FE"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D4</w:t>
            </w:r>
          </w:p>
        </w:tc>
        <w:tc>
          <w:tcPr>
            <w:tcW w:w="1817" w:type="dxa"/>
            <w:tcBorders>
              <w:top w:val="nil"/>
              <w:left w:val="nil"/>
              <w:bottom w:val="nil"/>
              <w:right w:val="nil"/>
            </w:tcBorders>
            <w:shd w:val="clear" w:color="auto" w:fill="auto"/>
            <w:noWrap/>
            <w:vAlign w:val="center"/>
            <w:hideMark/>
          </w:tcPr>
          <w:p w14:paraId="49EC0D70" w14:textId="1234BB16"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0.010</w:t>
            </w:r>
          </w:p>
        </w:tc>
        <w:tc>
          <w:tcPr>
            <w:tcW w:w="1176" w:type="dxa"/>
            <w:tcBorders>
              <w:top w:val="nil"/>
              <w:left w:val="nil"/>
              <w:bottom w:val="nil"/>
              <w:right w:val="nil"/>
            </w:tcBorders>
            <w:shd w:val="clear" w:color="auto" w:fill="auto"/>
            <w:noWrap/>
            <w:vAlign w:val="center"/>
            <w:hideMark/>
          </w:tcPr>
          <w:p w14:paraId="7FCC60CE" w14:textId="787A0DBF"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0.823</w:t>
            </w:r>
          </w:p>
        </w:tc>
      </w:tr>
      <w:tr w:rsidR="007F6975" w:rsidRPr="007F6975" w14:paraId="30F7769D" w14:textId="77777777" w:rsidTr="007F6975">
        <w:trPr>
          <w:trHeight w:hRule="exact" w:val="288"/>
        </w:trPr>
        <w:tc>
          <w:tcPr>
            <w:tcW w:w="2062" w:type="dxa"/>
            <w:tcBorders>
              <w:top w:val="nil"/>
              <w:left w:val="nil"/>
              <w:bottom w:val="nil"/>
              <w:right w:val="nil"/>
            </w:tcBorders>
            <w:shd w:val="clear" w:color="auto" w:fill="auto"/>
            <w:noWrap/>
            <w:vAlign w:val="center"/>
            <w:hideMark/>
          </w:tcPr>
          <w:p w14:paraId="57F6CE60"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F1</w:t>
            </w:r>
          </w:p>
        </w:tc>
        <w:tc>
          <w:tcPr>
            <w:tcW w:w="1817" w:type="dxa"/>
            <w:tcBorders>
              <w:top w:val="nil"/>
              <w:left w:val="nil"/>
              <w:bottom w:val="nil"/>
              <w:right w:val="nil"/>
            </w:tcBorders>
            <w:shd w:val="clear" w:color="auto" w:fill="auto"/>
            <w:noWrap/>
            <w:vAlign w:val="center"/>
            <w:hideMark/>
          </w:tcPr>
          <w:p w14:paraId="32581E54" w14:textId="06F80959"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0.041</w:t>
            </w:r>
          </w:p>
        </w:tc>
        <w:tc>
          <w:tcPr>
            <w:tcW w:w="1176" w:type="dxa"/>
            <w:tcBorders>
              <w:top w:val="nil"/>
              <w:left w:val="nil"/>
              <w:bottom w:val="nil"/>
              <w:right w:val="nil"/>
            </w:tcBorders>
            <w:shd w:val="clear" w:color="auto" w:fill="auto"/>
            <w:noWrap/>
            <w:vAlign w:val="center"/>
            <w:hideMark/>
          </w:tcPr>
          <w:p w14:paraId="7990541B" w14:textId="2F99DD8F"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0.230</w:t>
            </w:r>
          </w:p>
        </w:tc>
      </w:tr>
      <w:tr w:rsidR="007F6975" w:rsidRPr="007F6975" w14:paraId="3844E40F" w14:textId="77777777" w:rsidTr="007F6975">
        <w:trPr>
          <w:trHeight w:hRule="exact" w:val="288"/>
        </w:trPr>
        <w:tc>
          <w:tcPr>
            <w:tcW w:w="2062" w:type="dxa"/>
            <w:tcBorders>
              <w:top w:val="nil"/>
              <w:left w:val="nil"/>
              <w:bottom w:val="single" w:sz="4" w:space="0" w:color="auto"/>
              <w:right w:val="nil"/>
            </w:tcBorders>
            <w:shd w:val="clear" w:color="auto" w:fill="auto"/>
            <w:noWrap/>
            <w:vAlign w:val="center"/>
            <w:hideMark/>
          </w:tcPr>
          <w:p w14:paraId="208E209B" w14:textId="77777777" w:rsidR="0026138F" w:rsidRPr="007F6975" w:rsidRDefault="0026138F" w:rsidP="0050537F">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F2</w:t>
            </w:r>
          </w:p>
        </w:tc>
        <w:tc>
          <w:tcPr>
            <w:tcW w:w="1817" w:type="dxa"/>
            <w:tcBorders>
              <w:top w:val="nil"/>
              <w:left w:val="nil"/>
              <w:bottom w:val="single" w:sz="4" w:space="0" w:color="auto"/>
              <w:right w:val="nil"/>
            </w:tcBorders>
            <w:shd w:val="clear" w:color="auto" w:fill="auto"/>
            <w:noWrap/>
            <w:vAlign w:val="center"/>
            <w:hideMark/>
          </w:tcPr>
          <w:p w14:paraId="07859D4C" w14:textId="70E969B1"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0.134</w:t>
            </w:r>
          </w:p>
        </w:tc>
        <w:tc>
          <w:tcPr>
            <w:tcW w:w="1176" w:type="dxa"/>
            <w:tcBorders>
              <w:top w:val="nil"/>
              <w:left w:val="nil"/>
              <w:bottom w:val="single" w:sz="4" w:space="0" w:color="auto"/>
              <w:right w:val="nil"/>
            </w:tcBorders>
            <w:shd w:val="clear" w:color="auto" w:fill="auto"/>
            <w:noWrap/>
            <w:vAlign w:val="center"/>
            <w:hideMark/>
          </w:tcPr>
          <w:p w14:paraId="2BF02EEC" w14:textId="77777777" w:rsidR="0026138F" w:rsidRPr="007F6975" w:rsidRDefault="0026138F" w:rsidP="007F6975">
            <w:pPr>
              <w:widowControl/>
              <w:rPr>
                <w:rFonts w:ascii="Times New Roman" w:eastAsia="SimSun" w:hAnsi="Times New Roman"/>
                <w:color w:val="000000"/>
                <w:kern w:val="0"/>
                <w:sz w:val="20"/>
                <w:szCs w:val="20"/>
              </w:rPr>
            </w:pPr>
            <w:r w:rsidRPr="007F6975">
              <w:rPr>
                <w:rFonts w:ascii="Times New Roman" w:eastAsia="SimSun" w:hAnsi="Times New Roman"/>
                <w:color w:val="000000"/>
                <w:kern w:val="0"/>
                <w:sz w:val="20"/>
                <w:szCs w:val="20"/>
              </w:rPr>
              <w:t>&lt;0.001</w:t>
            </w:r>
          </w:p>
        </w:tc>
      </w:tr>
    </w:tbl>
    <w:p w14:paraId="1F5E17AA" w14:textId="77777777" w:rsidR="0026138F" w:rsidRDefault="0026138F" w:rsidP="0064520F">
      <w:pPr>
        <w:spacing w:line="240" w:lineRule="auto"/>
        <w:rPr>
          <w:rFonts w:ascii="Times New Roman" w:hAnsi="Times New Roman"/>
          <w:b/>
          <w:bCs/>
        </w:rPr>
      </w:pPr>
    </w:p>
    <w:p w14:paraId="3CE0845D" w14:textId="77777777" w:rsidR="0026138F" w:rsidRDefault="0026138F" w:rsidP="0064520F">
      <w:pPr>
        <w:spacing w:line="240" w:lineRule="auto"/>
        <w:rPr>
          <w:rFonts w:ascii="Times New Roman" w:hAnsi="Times New Roman"/>
          <w:b/>
          <w:bCs/>
        </w:rPr>
      </w:pPr>
    </w:p>
    <w:p w14:paraId="2398DEE1" w14:textId="4DA69EAE" w:rsidR="0026138F" w:rsidRDefault="0026138F">
      <w:pPr>
        <w:widowControl/>
        <w:jc w:val="left"/>
        <w:rPr>
          <w:rFonts w:ascii="Times New Roman" w:hAnsi="Times New Roman"/>
          <w:b/>
          <w:bCs/>
        </w:rPr>
      </w:pPr>
      <w:r>
        <w:rPr>
          <w:rFonts w:ascii="Times New Roman" w:hAnsi="Times New Roman"/>
          <w:b/>
          <w:bCs/>
        </w:rPr>
        <w:br w:type="page"/>
      </w:r>
    </w:p>
    <w:p w14:paraId="38688D61" w14:textId="12ED4A38" w:rsidR="0026138F" w:rsidRDefault="00E960AA" w:rsidP="007F6975">
      <w:pPr>
        <w:spacing w:line="240" w:lineRule="auto"/>
        <w:rPr>
          <w:rFonts w:ascii="Times New Roman" w:hAnsi="Times New Roman"/>
        </w:rPr>
      </w:pPr>
      <w:ins w:id="196" w:author="Chris Free" w:date="2023-02-09T13:39:00Z">
        <w:r w:rsidRPr="0050537F">
          <w:rPr>
            <w:rFonts w:ascii="Times New Roman" w:hAnsi="Times New Roman"/>
            <w:b/>
            <w:bCs/>
          </w:rPr>
          <w:lastRenderedPageBreak/>
          <w:t>Table S</w:t>
        </w:r>
        <w:r>
          <w:rPr>
            <w:rFonts w:ascii="Times New Roman" w:hAnsi="Times New Roman"/>
            <w:b/>
            <w:bCs/>
          </w:rPr>
          <w:t xml:space="preserve">3. </w:t>
        </w:r>
      </w:ins>
      <w:del w:id="197" w:author="Chris Free" w:date="2023-02-09T13:39:00Z">
        <w:r w:rsidR="0026138F" w:rsidDel="00E960AA">
          <w:rPr>
            <w:rFonts w:ascii="Times New Roman" w:hAnsi="Times New Roman"/>
          </w:rPr>
          <w:delText xml:space="preserve">Tab. SI.4.1 </w:delText>
        </w:r>
      </w:del>
      <w:r w:rsidR="0026138F">
        <w:rPr>
          <w:rFonts w:ascii="Times New Roman" w:hAnsi="Times New Roman"/>
        </w:rPr>
        <w:t>Parameter settings for the sensitivity analysis</w:t>
      </w:r>
      <w:ins w:id="198" w:author="Chris Free" w:date="2023-02-09T13:26:00Z">
        <w:r w:rsidR="00833465">
          <w:rPr>
            <w:rFonts w:ascii="Times New Roman" w:hAnsi="Times New Roman"/>
          </w:rPr>
          <w:t>.</w:t>
        </w:r>
      </w:ins>
      <w:ins w:id="199" w:author="Chris Free" w:date="2023-02-13T16:29:00Z">
        <w:r w:rsidR="00585767">
          <w:rPr>
            <w:rFonts w:ascii="Times New Roman" w:hAnsi="Times New Roman"/>
          </w:rPr>
          <w:t xml:space="preserve"> Parameters are set equal to the value in the benchmark model unless otherwise specified.</w:t>
        </w:r>
      </w:ins>
    </w:p>
    <w:tbl>
      <w:tblPr>
        <w:tblW w:w="13590" w:type="dxa"/>
        <w:tblLayout w:type="fixed"/>
        <w:tblLook w:val="04A0" w:firstRow="1" w:lastRow="0" w:firstColumn="1" w:lastColumn="0" w:noHBand="0" w:noVBand="1"/>
      </w:tblPr>
      <w:tblGrid>
        <w:gridCol w:w="5040"/>
        <w:gridCol w:w="1530"/>
        <w:gridCol w:w="4500"/>
        <w:gridCol w:w="1080"/>
        <w:gridCol w:w="1440"/>
      </w:tblGrid>
      <w:tr w:rsidR="00262B55" w:rsidRPr="00D0553E" w14:paraId="0A53561C" w14:textId="77777777" w:rsidTr="00262B55">
        <w:trPr>
          <w:trHeight w:val="320"/>
        </w:trPr>
        <w:tc>
          <w:tcPr>
            <w:tcW w:w="5040" w:type="dxa"/>
            <w:tcBorders>
              <w:top w:val="nil"/>
              <w:left w:val="nil"/>
              <w:bottom w:val="single" w:sz="12" w:space="0" w:color="000000"/>
              <w:right w:val="nil"/>
            </w:tcBorders>
            <w:shd w:val="clear" w:color="auto" w:fill="auto"/>
            <w:noWrap/>
            <w:vAlign w:val="bottom"/>
            <w:hideMark/>
          </w:tcPr>
          <w:p w14:paraId="0793A2D2" w14:textId="77777777" w:rsidR="00D0553E" w:rsidRP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Parameters</w:t>
            </w:r>
          </w:p>
        </w:tc>
        <w:tc>
          <w:tcPr>
            <w:tcW w:w="1530" w:type="dxa"/>
            <w:tcBorders>
              <w:top w:val="nil"/>
              <w:left w:val="nil"/>
              <w:bottom w:val="single" w:sz="12" w:space="0" w:color="000000"/>
              <w:right w:val="nil"/>
            </w:tcBorders>
            <w:shd w:val="clear" w:color="auto" w:fill="auto"/>
            <w:noWrap/>
            <w:vAlign w:val="bottom"/>
            <w:hideMark/>
          </w:tcPr>
          <w:p w14:paraId="45DA18F2" w14:textId="77777777" w:rsidR="00D0553E" w:rsidRP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Prior distribution</w:t>
            </w:r>
          </w:p>
        </w:tc>
        <w:tc>
          <w:tcPr>
            <w:tcW w:w="4500" w:type="dxa"/>
            <w:tcBorders>
              <w:top w:val="nil"/>
              <w:left w:val="nil"/>
              <w:bottom w:val="single" w:sz="12" w:space="0" w:color="000000"/>
              <w:right w:val="nil"/>
            </w:tcBorders>
            <w:shd w:val="clear" w:color="auto" w:fill="auto"/>
            <w:noWrap/>
            <w:vAlign w:val="bottom"/>
            <w:hideMark/>
          </w:tcPr>
          <w:p w14:paraId="5AFBE0C4" w14:textId="59300F29"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59264" behindDoc="0" locked="0" layoutInCell="1" allowOverlap="1" wp14:anchorId="2697F639" wp14:editId="4B74C17F">
                      <wp:simplePos x="0" y="0"/>
                      <wp:positionH relativeFrom="column">
                        <wp:posOffset>609600</wp:posOffset>
                      </wp:positionH>
                      <wp:positionV relativeFrom="paragraph">
                        <wp:posOffset>190500</wp:posOffset>
                      </wp:positionV>
                      <wp:extent cx="12700" cy="203200"/>
                      <wp:effectExtent l="0" t="0" r="0" b="0"/>
                      <wp:wrapNone/>
                      <wp:docPr id="41" name="Text Box 41">
                        <a:extLst xmlns:a="http://schemas.openxmlformats.org/drawingml/2006/main">
                          <a:ext uri="{FF2B5EF4-FFF2-40B4-BE49-F238E27FC236}">
                            <a16:creationId xmlns:a16="http://schemas.microsoft.com/office/drawing/2014/main" id="{E12DF07F-8A3C-3A40-C60D-6A42CD08B75E}"/>
                          </a:ext>
                        </a:extLst>
                      </wp:docPr>
                      <wp:cNvGraphicFramePr/>
                      <a:graphic xmlns:a="http://schemas.openxmlformats.org/drawingml/2006/main">
                        <a:graphicData uri="http://schemas.microsoft.com/office/word/2010/wordprocessingShape">
                          <wps:wsp>
                            <wps:cNvSpPr txBox="1"/>
                            <wps:spPr>
                              <a:xfrm>
                                <a:off x="0" y="0"/>
                                <a:ext cx="6350" cy="17780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41B6B5C1" id="_x0000_t202" coordsize="21600,21600" o:spt="202" path="m,l,21600r21600,l21600,xe">
                      <v:stroke joinstyle="miter"/>
                      <v:path gradientshapeok="t" o:connecttype="rect"/>
                    </v:shapetype>
                    <v:shape id="Text Box 41" o:spid="_x0000_s1026" type="#_x0000_t202" style="position:absolute;margin-left:48pt;margin-top:15pt;width:1pt;height:16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0288" behindDoc="0" locked="0" layoutInCell="1" allowOverlap="1" wp14:anchorId="2ECDAF11" wp14:editId="3AC8D8EC">
                      <wp:simplePos x="0" y="0"/>
                      <wp:positionH relativeFrom="column">
                        <wp:posOffset>609600</wp:posOffset>
                      </wp:positionH>
                      <wp:positionV relativeFrom="paragraph">
                        <wp:posOffset>393700</wp:posOffset>
                      </wp:positionV>
                      <wp:extent cx="12700" cy="12700"/>
                      <wp:effectExtent l="0" t="0" r="0" b="0"/>
                      <wp:wrapNone/>
                      <wp:docPr id="40" name="Text Box 40">
                        <a:extLst xmlns:a="http://schemas.openxmlformats.org/drawingml/2006/main">
                          <a:ext uri="{FF2B5EF4-FFF2-40B4-BE49-F238E27FC236}">
                            <a16:creationId xmlns:a16="http://schemas.microsoft.com/office/drawing/2014/main" id="{7B4BD18A-CA42-FAC2-4548-EB3F15060656}"/>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67CD3D" id="Text Box 40" o:spid="_x0000_s1026" type="#_x0000_t202" style="position:absolute;margin-left:48pt;margin-top:31pt;width:1pt;height:1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Dev&#13;&#10;4AncAAAADA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1312" behindDoc="0" locked="0" layoutInCell="1" allowOverlap="1" wp14:anchorId="23C1E828" wp14:editId="0B334912">
                      <wp:simplePos x="0" y="0"/>
                      <wp:positionH relativeFrom="column">
                        <wp:posOffset>609600</wp:posOffset>
                      </wp:positionH>
                      <wp:positionV relativeFrom="paragraph">
                        <wp:posOffset>406400</wp:posOffset>
                      </wp:positionV>
                      <wp:extent cx="12700" cy="12700"/>
                      <wp:effectExtent l="0" t="0" r="0" b="0"/>
                      <wp:wrapNone/>
                      <wp:docPr id="39" name="Text Box 39">
                        <a:extLst xmlns:a="http://schemas.openxmlformats.org/drawingml/2006/main">
                          <a:ext uri="{FF2B5EF4-FFF2-40B4-BE49-F238E27FC236}">
                            <a16:creationId xmlns:a16="http://schemas.microsoft.com/office/drawing/2014/main" id="{8AEA1D0E-7B0C-3BA6-0AB0-8548CB87B878}"/>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7FC42F6" id="Text Box 39" o:spid="_x0000_s1026" type="#_x0000_t202" style="position:absolute;margin-left:48pt;margin-top:32pt;width:1pt;height: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Ecu&#13;&#10;7grcAAAADAEAAA8AAAAAAAAAAAAAAAAAMgQAAGRycy9kb3ducmV2LnhtbFBLBQYAAAAABAAEAPMA&#13;&#10;AAA7BQAAAAA=&#13;&#10;" filled="f" stroked="f">
                      <v:textbox style="mso-fit-shape-to-text:t" inset="0,0,0,0"/>
                    </v:shape>
                  </w:pict>
                </mc:Fallback>
              </mc:AlternateContent>
            </w:r>
          </w:p>
          <w:p w14:paraId="7AFC3E2C" w14:textId="3C9780E1" w:rsidR="00D0553E" w:rsidRP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Pr>
                <w:rFonts w:ascii="Times New Roman" w:eastAsia="Times New Roman" w:hAnsi="Times New Roman"/>
                <w:b/>
                <w:bCs/>
                <w:color w:val="000000"/>
                <w:kern w:val="0"/>
                <w:sz w:val="20"/>
                <w:szCs w:val="20"/>
                <w:lang w:eastAsia="en-US"/>
              </w:rPr>
              <w:t>Prior sensitivity scenario</w:t>
            </w:r>
          </w:p>
        </w:tc>
        <w:tc>
          <w:tcPr>
            <w:tcW w:w="1080" w:type="dxa"/>
            <w:tcBorders>
              <w:top w:val="nil"/>
              <w:left w:val="nil"/>
              <w:bottom w:val="single" w:sz="12" w:space="0" w:color="000000"/>
              <w:right w:val="nil"/>
            </w:tcBorders>
            <w:shd w:val="clear" w:color="auto" w:fill="auto"/>
            <w:noWrap/>
            <w:vAlign w:val="bottom"/>
            <w:hideMark/>
          </w:tcPr>
          <w:p w14:paraId="39EA2382" w14:textId="76302A6A"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2336" behindDoc="0" locked="0" layoutInCell="1" allowOverlap="1" wp14:anchorId="60F41D39" wp14:editId="553F3DBC">
                      <wp:simplePos x="0" y="0"/>
                      <wp:positionH relativeFrom="column">
                        <wp:posOffset>609600</wp:posOffset>
                      </wp:positionH>
                      <wp:positionV relativeFrom="paragraph">
                        <wp:posOffset>190500</wp:posOffset>
                      </wp:positionV>
                      <wp:extent cx="12700" cy="203200"/>
                      <wp:effectExtent l="0" t="0" r="0" b="0"/>
                      <wp:wrapNone/>
                      <wp:docPr id="38" name="Text Box 38">
                        <a:extLst xmlns:a="http://schemas.openxmlformats.org/drawingml/2006/main">
                          <a:ext uri="{FF2B5EF4-FFF2-40B4-BE49-F238E27FC236}">
                            <a16:creationId xmlns:a16="http://schemas.microsoft.com/office/drawing/2014/main" id="{D169E104-A976-0419-9632-A4F7039AEC49}"/>
                          </a:ext>
                        </a:extLst>
                      </wp:docPr>
                      <wp:cNvGraphicFramePr/>
                      <a:graphic xmlns:a="http://schemas.openxmlformats.org/drawingml/2006/main">
                        <a:graphicData uri="http://schemas.microsoft.com/office/word/2010/wordprocessingShape">
                          <wps:wsp>
                            <wps:cNvSpPr txBox="1"/>
                            <wps:spPr>
                              <a:xfrm>
                                <a:off x="0" y="0"/>
                                <a:ext cx="6350" cy="17780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B5BA98" id="Text Box 38" o:spid="_x0000_s1026" type="#_x0000_t202" style="position:absolute;margin-left:48pt;margin-top:15pt;width:1pt;height:16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3360" behindDoc="0" locked="0" layoutInCell="1" allowOverlap="1" wp14:anchorId="1011F39E" wp14:editId="1349C00F">
                      <wp:simplePos x="0" y="0"/>
                      <wp:positionH relativeFrom="column">
                        <wp:posOffset>609600</wp:posOffset>
                      </wp:positionH>
                      <wp:positionV relativeFrom="paragraph">
                        <wp:posOffset>393700</wp:posOffset>
                      </wp:positionV>
                      <wp:extent cx="12700" cy="12700"/>
                      <wp:effectExtent l="0" t="0" r="0" b="0"/>
                      <wp:wrapNone/>
                      <wp:docPr id="37" name="Text Box 37">
                        <a:extLst xmlns:a="http://schemas.openxmlformats.org/drawingml/2006/main">
                          <a:ext uri="{FF2B5EF4-FFF2-40B4-BE49-F238E27FC236}">
                            <a16:creationId xmlns:a16="http://schemas.microsoft.com/office/drawing/2014/main" id="{49456134-8043-4097-9B3D-DA03F499A07F}"/>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AAEEC1E" id="Text Box 37" o:spid="_x0000_s1026" type="#_x0000_t202" style="position:absolute;margin-left:48pt;margin-top:31pt;width:1pt;height:1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Dev&#13;&#10;4AncAAAADA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4384" behindDoc="0" locked="0" layoutInCell="1" allowOverlap="1" wp14:anchorId="1BBBBB0F" wp14:editId="6C065BB3">
                      <wp:simplePos x="0" y="0"/>
                      <wp:positionH relativeFrom="column">
                        <wp:posOffset>609600</wp:posOffset>
                      </wp:positionH>
                      <wp:positionV relativeFrom="paragraph">
                        <wp:posOffset>406400</wp:posOffset>
                      </wp:positionV>
                      <wp:extent cx="12700" cy="12700"/>
                      <wp:effectExtent l="0" t="0" r="0" b="0"/>
                      <wp:wrapNone/>
                      <wp:docPr id="36" name="Text Box 36">
                        <a:extLst xmlns:a="http://schemas.openxmlformats.org/drawingml/2006/main">
                          <a:ext uri="{FF2B5EF4-FFF2-40B4-BE49-F238E27FC236}">
                            <a16:creationId xmlns:a16="http://schemas.microsoft.com/office/drawing/2014/main" id="{CFA4BE41-AEA5-EEFA-E505-F78A1792CE2A}"/>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7FE08D" id="Text Box 36" o:spid="_x0000_s1026" type="#_x0000_t202" style="position:absolute;margin-left:48pt;margin-top:32pt;width:1pt;height:1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Ecu&#13;&#10;7grcAAAADA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5408" behindDoc="0" locked="0" layoutInCell="1" allowOverlap="1" wp14:anchorId="0C03ECF1" wp14:editId="2EA1684A">
                      <wp:simplePos x="0" y="0"/>
                      <wp:positionH relativeFrom="column">
                        <wp:posOffset>609600</wp:posOffset>
                      </wp:positionH>
                      <wp:positionV relativeFrom="paragraph">
                        <wp:posOffset>393700</wp:posOffset>
                      </wp:positionV>
                      <wp:extent cx="12700" cy="12700"/>
                      <wp:effectExtent l="0" t="0" r="0" b="0"/>
                      <wp:wrapNone/>
                      <wp:docPr id="35" name="Text Box 35">
                        <a:extLst xmlns:a="http://schemas.openxmlformats.org/drawingml/2006/main">
                          <a:ext uri="{FF2B5EF4-FFF2-40B4-BE49-F238E27FC236}">
                            <a16:creationId xmlns:a16="http://schemas.microsoft.com/office/drawing/2014/main" id="{DFA3D39A-359F-7E25-5F98-A5D135A6F021}"/>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7F0534" id="Text Box 35" o:spid="_x0000_s1026" type="#_x0000_t202" style="position:absolute;margin-left:48pt;margin-top:31pt;width:1pt;height:1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Dev&#13;&#10;4AncAAAADAEAAA8AAAAAAAAAAAAAAAAAMgQAAGRycy9kb3ducmV2LnhtbFBLBQYAAAAABAAEAPMA&#13;&#10;AAA7BQAAAAA=&#13;&#10;" filled="f" stroked="f">
                      <v:textbox style="mso-fit-shape-to-text:t" inset="0,0,0,0"/>
                    </v:shape>
                  </w:pict>
                </mc:Fallback>
              </mc:AlternateContent>
            </w:r>
          </w:p>
          <w:tbl>
            <w:tblPr>
              <w:tblW w:w="0" w:type="auto"/>
              <w:tblCellSpacing w:w="0" w:type="dxa"/>
              <w:tblLayout w:type="fixed"/>
              <w:tblCellMar>
                <w:left w:w="0" w:type="dxa"/>
                <w:right w:w="0" w:type="dxa"/>
              </w:tblCellMar>
              <w:tblLook w:val="04A0" w:firstRow="1" w:lastRow="0" w:firstColumn="1" w:lastColumn="0" w:noHBand="0" w:noVBand="1"/>
            </w:tblPr>
            <w:tblGrid>
              <w:gridCol w:w="1680"/>
            </w:tblGrid>
            <w:tr w:rsidR="00D0553E" w:rsidRPr="00D0553E" w14:paraId="324CCE8A" w14:textId="77777777" w:rsidTr="00D0553E">
              <w:trPr>
                <w:trHeight w:val="320"/>
                <w:tblCellSpacing w:w="0" w:type="dxa"/>
              </w:trPr>
              <w:tc>
                <w:tcPr>
                  <w:tcW w:w="1680" w:type="dxa"/>
                  <w:tcBorders>
                    <w:top w:val="nil"/>
                    <w:left w:val="nil"/>
                    <w:bottom w:val="nil"/>
                    <w:right w:val="nil"/>
                  </w:tcBorders>
                  <w:shd w:val="clear" w:color="auto" w:fill="auto"/>
                  <w:noWrap/>
                  <w:vAlign w:val="bottom"/>
                  <w:hideMark/>
                </w:tcPr>
                <w:p w14:paraId="17328DF7" w14:textId="77777777" w:rsid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 xml:space="preserve">Schaefer </w:t>
                  </w:r>
                </w:p>
                <w:p w14:paraId="66610013" w14:textId="77EB413C" w:rsidR="00D0553E" w:rsidRP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model</w:t>
                  </w:r>
                </w:p>
              </w:tc>
            </w:tr>
          </w:tbl>
          <w:p w14:paraId="479C64B7"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tcBorders>
              <w:top w:val="nil"/>
              <w:left w:val="nil"/>
              <w:bottom w:val="single" w:sz="12" w:space="0" w:color="000000"/>
              <w:right w:val="nil"/>
            </w:tcBorders>
            <w:shd w:val="clear" w:color="auto" w:fill="auto"/>
            <w:noWrap/>
            <w:vAlign w:val="bottom"/>
            <w:hideMark/>
          </w:tcPr>
          <w:p w14:paraId="55D09F7D" w14:textId="7253B41D"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6432" behindDoc="0" locked="0" layoutInCell="1" allowOverlap="1" wp14:anchorId="0DA59FC3" wp14:editId="0ED3E70E">
                      <wp:simplePos x="0" y="0"/>
                      <wp:positionH relativeFrom="column">
                        <wp:posOffset>609600</wp:posOffset>
                      </wp:positionH>
                      <wp:positionV relativeFrom="paragraph">
                        <wp:posOffset>190500</wp:posOffset>
                      </wp:positionV>
                      <wp:extent cx="12700" cy="203200"/>
                      <wp:effectExtent l="0" t="0" r="0" b="0"/>
                      <wp:wrapNone/>
                      <wp:docPr id="11" name="Text Box 11">
                        <a:extLst xmlns:a="http://schemas.openxmlformats.org/drawingml/2006/main">
                          <a:ext uri="{FF2B5EF4-FFF2-40B4-BE49-F238E27FC236}">
                            <a16:creationId xmlns:a16="http://schemas.microsoft.com/office/drawing/2014/main" id="{8BF6F49F-6955-4F10-9517-AF734E55DF78}"/>
                          </a:ext>
                        </a:extLst>
                      </wp:docPr>
                      <wp:cNvGraphicFramePr/>
                      <a:graphic xmlns:a="http://schemas.openxmlformats.org/drawingml/2006/main">
                        <a:graphicData uri="http://schemas.microsoft.com/office/word/2010/wordprocessingShape">
                          <wps:wsp>
                            <wps:cNvSpPr txBox="1"/>
                            <wps:spPr>
                              <a:xfrm>
                                <a:off x="0" y="0"/>
                                <a:ext cx="6350" cy="17780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71E1AE" id="Text Box 11" o:spid="_x0000_s1026" type="#_x0000_t202" style="position:absolute;margin-left:48pt;margin-top:15pt;width:1pt;height:16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7456" behindDoc="0" locked="0" layoutInCell="1" allowOverlap="1" wp14:anchorId="25EEB6E3" wp14:editId="22B8467E">
                      <wp:simplePos x="0" y="0"/>
                      <wp:positionH relativeFrom="column">
                        <wp:posOffset>609600</wp:posOffset>
                      </wp:positionH>
                      <wp:positionV relativeFrom="paragraph">
                        <wp:posOffset>393700</wp:posOffset>
                      </wp:positionV>
                      <wp:extent cx="12700" cy="12700"/>
                      <wp:effectExtent l="0" t="0" r="0" b="0"/>
                      <wp:wrapNone/>
                      <wp:docPr id="12" name="Text Box 12">
                        <a:extLst xmlns:a="http://schemas.openxmlformats.org/drawingml/2006/main">
                          <a:ext uri="{FF2B5EF4-FFF2-40B4-BE49-F238E27FC236}">
                            <a16:creationId xmlns:a16="http://schemas.microsoft.com/office/drawing/2014/main" id="{70910073-8CA6-BED6-C3AB-34727598FBCD}"/>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E7B78E9" id="Text Box 12" o:spid="_x0000_s1026" type="#_x0000_t202" style="position:absolute;margin-left:48pt;margin-top:31pt;width:1pt;height:1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Dev&#13;&#10;4AncAAAADA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8480" behindDoc="0" locked="0" layoutInCell="1" allowOverlap="1" wp14:anchorId="51EADB09" wp14:editId="05962CF3">
                      <wp:simplePos x="0" y="0"/>
                      <wp:positionH relativeFrom="column">
                        <wp:posOffset>609600</wp:posOffset>
                      </wp:positionH>
                      <wp:positionV relativeFrom="paragraph">
                        <wp:posOffset>406400</wp:posOffset>
                      </wp:positionV>
                      <wp:extent cx="12700" cy="12700"/>
                      <wp:effectExtent l="0" t="0" r="0" b="0"/>
                      <wp:wrapNone/>
                      <wp:docPr id="13" name="Text Box 13">
                        <a:extLst xmlns:a="http://schemas.openxmlformats.org/drawingml/2006/main">
                          <a:ext uri="{FF2B5EF4-FFF2-40B4-BE49-F238E27FC236}">
                            <a16:creationId xmlns:a16="http://schemas.microsoft.com/office/drawing/2014/main" id="{9657D8B4-2F4D-54C5-7070-0CC89926A747}"/>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AD7C3E" id="Text Box 13" o:spid="_x0000_s1026" type="#_x0000_t202" style="position:absolute;margin-left:48pt;margin-top:32pt;width:1pt;height:1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Ecu&#13;&#10;7grcAAAADA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69504" behindDoc="0" locked="0" layoutInCell="1" allowOverlap="1" wp14:anchorId="39E1C76E" wp14:editId="6CBCAEB3">
                      <wp:simplePos x="0" y="0"/>
                      <wp:positionH relativeFrom="column">
                        <wp:posOffset>609600</wp:posOffset>
                      </wp:positionH>
                      <wp:positionV relativeFrom="paragraph">
                        <wp:posOffset>393700</wp:posOffset>
                      </wp:positionV>
                      <wp:extent cx="12700" cy="12700"/>
                      <wp:effectExtent l="0" t="0" r="0" b="0"/>
                      <wp:wrapNone/>
                      <wp:docPr id="14" name="Text Box 14">
                        <a:extLst xmlns:a="http://schemas.openxmlformats.org/drawingml/2006/main">
                          <a:ext uri="{FF2B5EF4-FFF2-40B4-BE49-F238E27FC236}">
                            <a16:creationId xmlns:a16="http://schemas.microsoft.com/office/drawing/2014/main" id="{0501967F-A209-87D9-593C-4CFC7D9B9B4D}"/>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6CAAA4" id="Text Box 14" o:spid="_x0000_s1026" type="#_x0000_t202" style="position:absolute;margin-left:48pt;margin-top:31pt;width:1pt;height:1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" filled="f" stroked="f">
                      <v:textbox style="mso-fit-shape-to-text:t" inset="0,0,0,0"/>
                    </v:shape>
                  </w:pict>
                </mc:Fallback>
              </mc:AlternateContent>
            </w:r>
          </w:p>
          <w:tbl>
            <w:tblPr>
              <w:tblW w:w="0" w:type="auto"/>
              <w:tblCellSpacing w:w="0" w:type="dxa"/>
              <w:tblLayout w:type="fixed"/>
              <w:tblCellMar>
                <w:left w:w="0" w:type="dxa"/>
                <w:right w:w="0" w:type="dxa"/>
              </w:tblCellMar>
              <w:tblLook w:val="04A0" w:firstRow="1" w:lastRow="0" w:firstColumn="1" w:lastColumn="0" w:noHBand="0" w:noVBand="1"/>
            </w:tblPr>
            <w:tblGrid>
              <w:gridCol w:w="3300"/>
            </w:tblGrid>
            <w:tr w:rsidR="00D0553E" w:rsidRPr="00D0553E" w14:paraId="2EB4CBB7" w14:textId="77777777" w:rsidTr="00D0553E">
              <w:trPr>
                <w:trHeight w:val="320"/>
                <w:tblCellSpacing w:w="0" w:type="dxa"/>
              </w:trPr>
              <w:tc>
                <w:tcPr>
                  <w:tcW w:w="3300" w:type="dxa"/>
                  <w:tcBorders>
                    <w:top w:val="nil"/>
                    <w:left w:val="nil"/>
                    <w:bottom w:val="nil"/>
                    <w:right w:val="nil"/>
                  </w:tcBorders>
                  <w:shd w:val="clear" w:color="auto" w:fill="auto"/>
                  <w:noWrap/>
                  <w:vAlign w:val="bottom"/>
                  <w:hideMark/>
                </w:tcPr>
                <w:p w14:paraId="0ABA3B82" w14:textId="77777777" w:rsid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 xml:space="preserve">Fox </w:t>
                  </w:r>
                </w:p>
                <w:p w14:paraId="3F83648A" w14:textId="4A110A05" w:rsidR="00D0553E" w:rsidRPr="00D0553E" w:rsidRDefault="00D0553E" w:rsidP="00D0553E">
                  <w:pPr>
                    <w:widowControl/>
                    <w:spacing w:after="0" w:line="240" w:lineRule="auto"/>
                    <w:jc w:val="left"/>
                    <w:rPr>
                      <w:rFonts w:ascii="Times New Roman" w:eastAsia="Times New Roman" w:hAnsi="Times New Roman"/>
                      <w:b/>
                      <w:bCs/>
                      <w:color w:val="000000"/>
                      <w:kern w:val="0"/>
                      <w:sz w:val="20"/>
                      <w:szCs w:val="20"/>
                      <w:lang w:eastAsia="en-US"/>
                    </w:rPr>
                  </w:pPr>
                  <w:r w:rsidRPr="00D0553E">
                    <w:rPr>
                      <w:rFonts w:ascii="Times New Roman" w:eastAsia="Times New Roman" w:hAnsi="Times New Roman"/>
                      <w:b/>
                      <w:bCs/>
                      <w:color w:val="000000"/>
                      <w:kern w:val="0"/>
                      <w:sz w:val="20"/>
                      <w:szCs w:val="20"/>
                      <w:lang w:eastAsia="en-US"/>
                    </w:rPr>
                    <w:t>model</w:t>
                  </w:r>
                </w:p>
              </w:tc>
            </w:tr>
          </w:tbl>
          <w:p w14:paraId="68F7ED31"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r>
      <w:tr w:rsidR="00262B55" w:rsidRPr="00D0553E" w14:paraId="613569E4" w14:textId="77777777" w:rsidTr="00262B55">
        <w:trPr>
          <w:trHeight w:val="320"/>
        </w:trPr>
        <w:tc>
          <w:tcPr>
            <w:tcW w:w="5040" w:type="dxa"/>
            <w:tcBorders>
              <w:top w:val="single" w:sz="12" w:space="0" w:color="000000"/>
              <w:left w:val="nil"/>
              <w:bottom w:val="nil"/>
              <w:right w:val="nil"/>
            </w:tcBorders>
            <w:shd w:val="clear" w:color="auto" w:fill="auto"/>
            <w:noWrap/>
            <w:hideMark/>
          </w:tcPr>
          <w:p w14:paraId="3A1B1377"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Intrinsic growth rate (</w:t>
            </w:r>
            <w:r w:rsidRPr="00D0553E">
              <w:rPr>
                <w:rFonts w:ascii="Times New Roman" w:eastAsia="Times New Roman" w:hAnsi="Times New Roman"/>
                <w:i/>
                <w:iCs/>
                <w:color w:val="000000"/>
                <w:kern w:val="0"/>
                <w:sz w:val="20"/>
                <w:szCs w:val="20"/>
                <w:lang w:eastAsia="en-US"/>
              </w:rPr>
              <w:t>r</w:t>
            </w:r>
            <w:r w:rsidRPr="00D0553E">
              <w:rPr>
                <w:rFonts w:ascii="Times New Roman" w:eastAsia="Times New Roman" w:hAnsi="Times New Roman"/>
                <w:color w:val="000000"/>
                <w:kern w:val="0"/>
                <w:sz w:val="20"/>
                <w:szCs w:val="20"/>
                <w:lang w:eastAsia="en-US"/>
              </w:rPr>
              <w:t xml:space="preserve">) </w:t>
            </w:r>
          </w:p>
        </w:tc>
        <w:tc>
          <w:tcPr>
            <w:tcW w:w="1530" w:type="dxa"/>
            <w:tcBorders>
              <w:top w:val="single" w:sz="12" w:space="0" w:color="000000"/>
              <w:left w:val="nil"/>
              <w:bottom w:val="nil"/>
              <w:right w:val="nil"/>
            </w:tcBorders>
            <w:shd w:val="clear" w:color="auto" w:fill="auto"/>
            <w:noWrap/>
            <w:hideMark/>
          </w:tcPr>
          <w:p w14:paraId="3BC684E9"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Lognormal</w:t>
            </w:r>
          </w:p>
        </w:tc>
        <w:tc>
          <w:tcPr>
            <w:tcW w:w="4500" w:type="dxa"/>
            <w:tcBorders>
              <w:top w:val="single" w:sz="12" w:space="0" w:color="000000"/>
              <w:left w:val="nil"/>
              <w:bottom w:val="nil"/>
              <w:right w:val="nil"/>
            </w:tcBorders>
            <w:shd w:val="clear" w:color="auto" w:fill="auto"/>
            <w:noWrap/>
            <w:hideMark/>
          </w:tcPr>
          <w:p w14:paraId="49E5BFD4"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080" w:type="dxa"/>
            <w:tcBorders>
              <w:top w:val="single" w:sz="12" w:space="0" w:color="000000"/>
              <w:left w:val="nil"/>
              <w:bottom w:val="nil"/>
              <w:right w:val="nil"/>
            </w:tcBorders>
            <w:shd w:val="clear" w:color="auto" w:fill="auto"/>
            <w:noWrap/>
            <w:hideMark/>
          </w:tcPr>
          <w:p w14:paraId="0DFCF20C"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c>
          <w:tcPr>
            <w:tcW w:w="1440" w:type="dxa"/>
            <w:tcBorders>
              <w:top w:val="single" w:sz="12" w:space="0" w:color="000000"/>
              <w:left w:val="nil"/>
              <w:bottom w:val="nil"/>
              <w:right w:val="nil"/>
            </w:tcBorders>
            <w:shd w:val="clear" w:color="auto" w:fill="auto"/>
            <w:noWrap/>
            <w:hideMark/>
          </w:tcPr>
          <w:p w14:paraId="3BDE7B85"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r w:rsidR="00262B55" w:rsidRPr="00D0553E" w14:paraId="494B4FD0" w14:textId="77777777" w:rsidTr="00262B55">
        <w:trPr>
          <w:trHeight w:val="320"/>
        </w:trPr>
        <w:tc>
          <w:tcPr>
            <w:tcW w:w="5040" w:type="dxa"/>
            <w:tcBorders>
              <w:top w:val="nil"/>
              <w:left w:val="nil"/>
              <w:bottom w:val="nil"/>
              <w:right w:val="nil"/>
            </w:tcBorders>
            <w:shd w:val="clear" w:color="auto" w:fill="auto"/>
            <w:noWrap/>
            <w:hideMark/>
          </w:tcPr>
          <w:p w14:paraId="592C4218"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Carrying capacity (</w:t>
            </w:r>
            <w:r w:rsidRPr="00D0553E">
              <w:rPr>
                <w:rFonts w:ascii="Times New Roman" w:eastAsia="Times New Roman" w:hAnsi="Times New Roman"/>
                <w:i/>
                <w:iCs/>
                <w:color w:val="000000"/>
                <w:kern w:val="0"/>
                <w:sz w:val="20"/>
                <w:szCs w:val="20"/>
                <w:lang w:eastAsia="en-US"/>
              </w:rPr>
              <w:t>k</w:t>
            </w:r>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11F06CA3"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Lognormal</w:t>
            </w:r>
          </w:p>
        </w:tc>
        <w:tc>
          <w:tcPr>
            <w:tcW w:w="4500" w:type="dxa"/>
            <w:tcBorders>
              <w:top w:val="nil"/>
              <w:left w:val="nil"/>
              <w:bottom w:val="nil"/>
              <w:right w:val="nil"/>
            </w:tcBorders>
            <w:shd w:val="clear" w:color="auto" w:fill="auto"/>
            <w:noWrap/>
            <w:hideMark/>
          </w:tcPr>
          <w:p w14:paraId="2B705069" w14:textId="22961DEB" w:rsidR="00D0553E" w:rsidRDefault="00617745" w:rsidP="00D0553E">
            <w:pPr>
              <w:widowControl/>
              <w:spacing w:after="0" w:line="240" w:lineRule="auto"/>
              <w:jc w:val="left"/>
              <w:rPr>
                <w:rFonts w:ascii="Times New Roman" w:eastAsia="Times New Roman" w:hAnsi="Times New Roman"/>
                <w:color w:val="000000"/>
                <w:kern w:val="0"/>
                <w:sz w:val="20"/>
                <w:szCs w:val="20"/>
                <w:lang w:eastAsia="en-US"/>
              </w:rPr>
            </w:pPr>
            <w:r>
              <w:rPr>
                <w:rFonts w:ascii="Times New Roman" w:eastAsia="Times New Roman" w:hAnsi="Times New Roman"/>
                <w:color w:val="000000"/>
                <w:kern w:val="0"/>
                <w:sz w:val="20"/>
                <w:szCs w:val="20"/>
                <w:lang w:eastAsia="en-US"/>
              </w:rPr>
              <w:t>M</w:t>
            </w:r>
            <w:r w:rsidR="00D0553E" w:rsidRPr="00D0553E">
              <w:rPr>
                <w:rFonts w:ascii="Times New Roman" w:eastAsia="Times New Roman" w:hAnsi="Times New Roman"/>
                <w:color w:val="000000"/>
                <w:kern w:val="0"/>
                <w:sz w:val="20"/>
                <w:szCs w:val="20"/>
                <w:lang w:eastAsia="en-US"/>
              </w:rPr>
              <w:t>ean = log((max(harvest)+100000*max(harvest))/2)</w:t>
            </w:r>
          </w:p>
          <w:p w14:paraId="4F845B7E" w14:textId="1D3593B5"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SD = (mean-log(max(harvest)</w:t>
            </w:r>
            <w:proofErr w:type="gramStart"/>
            <w:r w:rsidRPr="00D0553E">
              <w:rPr>
                <w:rFonts w:ascii="Times New Roman" w:eastAsia="Times New Roman" w:hAnsi="Times New Roman"/>
                <w:color w:val="000000"/>
                <w:kern w:val="0"/>
                <w:sz w:val="20"/>
                <w:szCs w:val="20"/>
                <w:lang w:eastAsia="en-US"/>
              </w:rPr>
              <w:t>))^</w:t>
            </w:r>
            <w:proofErr w:type="gramEnd"/>
            <w:r w:rsidRPr="00D0553E">
              <w:rPr>
                <w:rFonts w:ascii="Times New Roman" w:eastAsia="Times New Roman" w:hAnsi="Times New Roman"/>
                <w:color w:val="000000"/>
                <w:kern w:val="0"/>
                <w:sz w:val="20"/>
                <w:szCs w:val="20"/>
                <w:lang w:eastAsia="en-US"/>
              </w:rPr>
              <w:t>0.5/2</w:t>
            </w:r>
          </w:p>
        </w:tc>
        <w:tc>
          <w:tcPr>
            <w:tcW w:w="1080" w:type="dxa"/>
            <w:tcBorders>
              <w:top w:val="nil"/>
              <w:left w:val="nil"/>
              <w:bottom w:val="nil"/>
              <w:right w:val="nil"/>
            </w:tcBorders>
            <w:shd w:val="clear" w:color="auto" w:fill="auto"/>
            <w:noWrap/>
            <w:hideMark/>
          </w:tcPr>
          <w:p w14:paraId="23B6C60B"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tcBorders>
              <w:top w:val="nil"/>
              <w:left w:val="nil"/>
              <w:bottom w:val="nil"/>
              <w:right w:val="nil"/>
            </w:tcBorders>
            <w:shd w:val="clear" w:color="auto" w:fill="auto"/>
            <w:noWrap/>
            <w:hideMark/>
          </w:tcPr>
          <w:p w14:paraId="35D86299"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r w:rsidR="00262B55" w:rsidRPr="00D0553E" w14:paraId="4466E77F" w14:textId="77777777" w:rsidTr="00262B55">
        <w:trPr>
          <w:trHeight w:val="320"/>
        </w:trPr>
        <w:tc>
          <w:tcPr>
            <w:tcW w:w="5040" w:type="dxa"/>
            <w:tcBorders>
              <w:top w:val="nil"/>
              <w:left w:val="nil"/>
              <w:bottom w:val="nil"/>
              <w:right w:val="nil"/>
            </w:tcBorders>
            <w:shd w:val="clear" w:color="auto" w:fill="auto"/>
            <w:noWrap/>
            <w:hideMark/>
          </w:tcPr>
          <w:p w14:paraId="6941BC4C"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Catchability coefficient (</w:t>
            </w:r>
            <w:r w:rsidRPr="00D0553E">
              <w:rPr>
                <w:rFonts w:ascii="Times New Roman" w:eastAsia="Times New Roman" w:hAnsi="Times New Roman"/>
                <w:i/>
                <w:iCs/>
                <w:color w:val="000000"/>
                <w:kern w:val="0"/>
                <w:sz w:val="20"/>
                <w:szCs w:val="20"/>
                <w:lang w:eastAsia="en-US"/>
              </w:rPr>
              <w:t>q</w:t>
            </w:r>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19E1925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Improper</w:t>
            </w:r>
          </w:p>
        </w:tc>
        <w:tc>
          <w:tcPr>
            <w:tcW w:w="4500" w:type="dxa"/>
            <w:tcBorders>
              <w:top w:val="nil"/>
              <w:left w:val="nil"/>
              <w:bottom w:val="nil"/>
              <w:right w:val="nil"/>
            </w:tcBorders>
            <w:shd w:val="clear" w:color="auto" w:fill="auto"/>
            <w:noWrap/>
            <w:hideMark/>
          </w:tcPr>
          <w:p w14:paraId="7DB8E30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080" w:type="dxa"/>
            <w:tcBorders>
              <w:top w:val="nil"/>
              <w:left w:val="nil"/>
              <w:bottom w:val="nil"/>
              <w:right w:val="nil"/>
            </w:tcBorders>
            <w:shd w:val="clear" w:color="auto" w:fill="auto"/>
            <w:noWrap/>
            <w:hideMark/>
          </w:tcPr>
          <w:p w14:paraId="38EB9828"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c>
          <w:tcPr>
            <w:tcW w:w="1440" w:type="dxa"/>
            <w:tcBorders>
              <w:top w:val="nil"/>
              <w:left w:val="nil"/>
              <w:bottom w:val="nil"/>
              <w:right w:val="nil"/>
            </w:tcBorders>
            <w:shd w:val="clear" w:color="auto" w:fill="auto"/>
            <w:noWrap/>
            <w:hideMark/>
          </w:tcPr>
          <w:p w14:paraId="41390AFA"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r w:rsidR="00262B55" w:rsidRPr="00D0553E" w14:paraId="628C2682" w14:textId="77777777" w:rsidTr="00262B55">
        <w:trPr>
          <w:trHeight w:val="320"/>
        </w:trPr>
        <w:tc>
          <w:tcPr>
            <w:tcW w:w="5040" w:type="dxa"/>
            <w:tcBorders>
              <w:top w:val="nil"/>
              <w:left w:val="nil"/>
              <w:bottom w:val="nil"/>
              <w:right w:val="nil"/>
            </w:tcBorders>
            <w:shd w:val="clear" w:color="auto" w:fill="auto"/>
            <w:noWrap/>
            <w:hideMark/>
          </w:tcPr>
          <w:p w14:paraId="3ACBC256"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Ratio of biomass over k of the initial year (</w:t>
            </w:r>
            <w:proofErr w:type="spellStart"/>
            <w:r w:rsidRPr="00D0553E">
              <w:rPr>
                <w:rFonts w:ascii="Times New Roman" w:eastAsia="Times New Roman" w:hAnsi="Times New Roman"/>
                <w:i/>
                <w:iCs/>
                <w:color w:val="000000"/>
                <w:kern w:val="0"/>
                <w:sz w:val="20"/>
                <w:szCs w:val="20"/>
                <w:lang w:eastAsia="en-US"/>
              </w:rPr>
              <w:t>P_initial</w:t>
            </w:r>
            <w:proofErr w:type="spellEnd"/>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35EB36DB"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Beta</w:t>
            </w:r>
          </w:p>
        </w:tc>
        <w:tc>
          <w:tcPr>
            <w:tcW w:w="4500" w:type="dxa"/>
            <w:tcBorders>
              <w:top w:val="nil"/>
              <w:left w:val="nil"/>
              <w:bottom w:val="nil"/>
              <w:right w:val="nil"/>
            </w:tcBorders>
            <w:shd w:val="clear" w:color="auto" w:fill="auto"/>
            <w:noWrap/>
            <w:hideMark/>
          </w:tcPr>
          <w:p w14:paraId="19C333BD" w14:textId="488861DF"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0528" behindDoc="0" locked="0" layoutInCell="1" allowOverlap="1" wp14:anchorId="25AC94AA" wp14:editId="1AA4BA5C">
                      <wp:simplePos x="0" y="0"/>
                      <wp:positionH relativeFrom="column">
                        <wp:posOffset>609600</wp:posOffset>
                      </wp:positionH>
                      <wp:positionV relativeFrom="paragraph">
                        <wp:posOffset>0</wp:posOffset>
                      </wp:positionV>
                      <wp:extent cx="12700" cy="190500"/>
                      <wp:effectExtent l="0" t="0" r="0" b="0"/>
                      <wp:wrapNone/>
                      <wp:docPr id="15" name="Text Box 15">
                        <a:extLst xmlns:a="http://schemas.openxmlformats.org/drawingml/2006/main">
                          <a:ext uri="{FF2B5EF4-FFF2-40B4-BE49-F238E27FC236}">
                            <a16:creationId xmlns:a16="http://schemas.microsoft.com/office/drawing/2014/main" id="{04CAECEC-8277-803C-DF63-27B2089E4D96}"/>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42533F" id="Text Box 15" o:spid="_x0000_s1026" type="#_x0000_t202" style="position:absolute;margin-left:48pt;margin-top:0;width:1pt;height:1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1552" behindDoc="0" locked="0" layoutInCell="1" allowOverlap="1" wp14:anchorId="68CFFF18" wp14:editId="1D972C8B">
                      <wp:simplePos x="0" y="0"/>
                      <wp:positionH relativeFrom="column">
                        <wp:posOffset>609600</wp:posOffset>
                      </wp:positionH>
                      <wp:positionV relativeFrom="paragraph">
                        <wp:posOffset>177800</wp:posOffset>
                      </wp:positionV>
                      <wp:extent cx="12700" cy="165100"/>
                      <wp:effectExtent l="0" t="0" r="0" b="0"/>
                      <wp:wrapNone/>
                      <wp:docPr id="16" name="Text Box 16">
                        <a:extLst xmlns:a="http://schemas.openxmlformats.org/drawingml/2006/main">
                          <a:ext uri="{FF2B5EF4-FFF2-40B4-BE49-F238E27FC236}">
                            <a16:creationId xmlns:a16="http://schemas.microsoft.com/office/drawing/2014/main" id="{9B056171-E08E-C6BD-53D0-607BD4FB1440}"/>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B6E01A" id="Text Box 16" o:spid="_x0000_s1026" type="#_x0000_t202" style="position:absolute;margin-left:48pt;margin-top:14pt;width:1pt;height:13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LmWdnd4AAAAMAQAADwAAAAAAAAAAAAAAAAAyBAAAZHJzL2Rvd25yZXYueG1sUEsFBgAAAAAEAAQA&#13;&#10;8wAAAD0FAAAAAA==&#13;&#10;" filled="f" stroked="f">
                      <v:textbox style="mso-fit-shape-to-text:t" inset="0,0,0,0"/>
                    </v:shape>
                  </w:pict>
                </mc:Fallback>
              </mc:AlternateContent>
            </w:r>
          </w:p>
        </w:tc>
        <w:tc>
          <w:tcPr>
            <w:tcW w:w="1080" w:type="dxa"/>
            <w:vMerge w:val="restart"/>
            <w:tcBorders>
              <w:top w:val="nil"/>
              <w:left w:val="nil"/>
              <w:bottom w:val="nil"/>
              <w:right w:val="nil"/>
            </w:tcBorders>
            <w:shd w:val="clear" w:color="auto" w:fill="auto"/>
            <w:noWrap/>
            <w:hideMark/>
          </w:tcPr>
          <w:p w14:paraId="70A496B9" w14:textId="0F94DC7C"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2576" behindDoc="0" locked="0" layoutInCell="1" allowOverlap="1" wp14:anchorId="0E7A248C" wp14:editId="6BB165A2">
                      <wp:simplePos x="0" y="0"/>
                      <wp:positionH relativeFrom="column">
                        <wp:posOffset>609600</wp:posOffset>
                      </wp:positionH>
                      <wp:positionV relativeFrom="paragraph">
                        <wp:posOffset>0</wp:posOffset>
                      </wp:positionV>
                      <wp:extent cx="12700" cy="190500"/>
                      <wp:effectExtent l="0" t="0" r="0" b="0"/>
                      <wp:wrapNone/>
                      <wp:docPr id="17" name="Text Box 17">
                        <a:extLst xmlns:a="http://schemas.openxmlformats.org/drawingml/2006/main">
                          <a:ext uri="{FF2B5EF4-FFF2-40B4-BE49-F238E27FC236}">
                            <a16:creationId xmlns:a16="http://schemas.microsoft.com/office/drawing/2014/main" id="{32ED08A0-E2EB-16D6-1C2A-257A84061C53}"/>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E62A20" id="Text Box 17" o:spid="_x0000_s1026" type="#_x0000_t202" style="position:absolute;margin-left:48pt;margin-top:0;width:1pt;height:1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3600" behindDoc="0" locked="0" layoutInCell="1" allowOverlap="1" wp14:anchorId="7ED8C6C1" wp14:editId="16DF0D1C">
                      <wp:simplePos x="0" y="0"/>
                      <wp:positionH relativeFrom="column">
                        <wp:posOffset>609600</wp:posOffset>
                      </wp:positionH>
                      <wp:positionV relativeFrom="paragraph">
                        <wp:posOffset>177800</wp:posOffset>
                      </wp:positionV>
                      <wp:extent cx="12700" cy="165100"/>
                      <wp:effectExtent l="0" t="0" r="0" b="0"/>
                      <wp:wrapNone/>
                      <wp:docPr id="18" name="Text Box 18">
                        <a:extLst xmlns:a="http://schemas.openxmlformats.org/drawingml/2006/main">
                          <a:ext uri="{FF2B5EF4-FFF2-40B4-BE49-F238E27FC236}">
                            <a16:creationId xmlns:a16="http://schemas.microsoft.com/office/drawing/2014/main" id="{D5369DD7-3673-5A7B-F737-01108419C677}"/>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B5A0E5E" id="Text Box 18" o:spid="_x0000_s1026" type="#_x0000_t202" style="position:absolute;margin-left:48pt;margin-top:14pt;width:1pt;height:13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LmWdnd4AAAAMAQAADwAAAAAAAAAAAAAAAAAyBAAAZHJzL2Rvd25yZXYueG1sUEsFBgAAAAAEAAQA&#13;&#10;8wAAAD0FA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4624" behindDoc="0" locked="0" layoutInCell="1" allowOverlap="1" wp14:anchorId="5D4DC748" wp14:editId="59B9BCBA">
                      <wp:simplePos x="0" y="0"/>
                      <wp:positionH relativeFrom="column">
                        <wp:posOffset>609600</wp:posOffset>
                      </wp:positionH>
                      <wp:positionV relativeFrom="paragraph">
                        <wp:posOffset>177800</wp:posOffset>
                      </wp:positionV>
                      <wp:extent cx="12700" cy="165100"/>
                      <wp:effectExtent l="0" t="0" r="0" b="0"/>
                      <wp:wrapNone/>
                      <wp:docPr id="19" name="Text Box 19">
                        <a:extLst xmlns:a="http://schemas.openxmlformats.org/drawingml/2006/main">
                          <a:ext uri="{FF2B5EF4-FFF2-40B4-BE49-F238E27FC236}">
                            <a16:creationId xmlns:a16="http://schemas.microsoft.com/office/drawing/2014/main" id="{CE4EC6D7-4798-2FDD-B86C-34DB224654FC}"/>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52BFDF" id="Text Box 19" o:spid="_x0000_s1026" type="#_x0000_t202" style="position:absolute;margin-left:48pt;margin-top:14pt;width:1pt;height:13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LmWdnd4AAAAMAQAADwAAAAAAAAAAAAAAAAAyBAAAZHJzL2Rvd25yZXYueG1sUEsFBgAAAAAEAAQA&#13;&#10;8wAAAD0FAAAAAA==&#13;&#10;" filled="f" stroked="f">
                      <v:textbox style="mso-fit-shape-to-text:t" inset="0,0,0,0"/>
                    </v:shape>
                  </w:pict>
                </mc:Fallback>
              </mc:AlternateContent>
            </w:r>
          </w:p>
        </w:tc>
        <w:tc>
          <w:tcPr>
            <w:tcW w:w="1440" w:type="dxa"/>
            <w:vMerge w:val="restart"/>
            <w:tcBorders>
              <w:top w:val="nil"/>
              <w:left w:val="nil"/>
              <w:bottom w:val="nil"/>
              <w:right w:val="nil"/>
            </w:tcBorders>
            <w:shd w:val="clear" w:color="auto" w:fill="auto"/>
            <w:noWrap/>
            <w:hideMark/>
          </w:tcPr>
          <w:p w14:paraId="753738D4" w14:textId="255C9515"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5648" behindDoc="0" locked="0" layoutInCell="1" allowOverlap="1" wp14:anchorId="0BE30806" wp14:editId="0450A87E">
                      <wp:simplePos x="0" y="0"/>
                      <wp:positionH relativeFrom="column">
                        <wp:posOffset>609600</wp:posOffset>
                      </wp:positionH>
                      <wp:positionV relativeFrom="paragraph">
                        <wp:posOffset>0</wp:posOffset>
                      </wp:positionV>
                      <wp:extent cx="12700" cy="190500"/>
                      <wp:effectExtent l="0" t="0" r="0" b="0"/>
                      <wp:wrapNone/>
                      <wp:docPr id="20" name="Text Box 20">
                        <a:extLst xmlns:a="http://schemas.openxmlformats.org/drawingml/2006/main">
                          <a:ext uri="{FF2B5EF4-FFF2-40B4-BE49-F238E27FC236}">
                            <a16:creationId xmlns:a16="http://schemas.microsoft.com/office/drawing/2014/main" id="{44D145B4-2978-22B7-8ADD-1CF8DAE77AE8}"/>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2678FF" id="Text Box 20" o:spid="_x0000_s1026" type="#_x0000_t202" style="position:absolute;margin-left:48pt;margin-top:0;width:1pt;height:1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6672" behindDoc="0" locked="0" layoutInCell="1" allowOverlap="1" wp14:anchorId="1FB7931E" wp14:editId="3F005868">
                      <wp:simplePos x="0" y="0"/>
                      <wp:positionH relativeFrom="column">
                        <wp:posOffset>609600</wp:posOffset>
                      </wp:positionH>
                      <wp:positionV relativeFrom="paragraph">
                        <wp:posOffset>177800</wp:posOffset>
                      </wp:positionV>
                      <wp:extent cx="12700" cy="165100"/>
                      <wp:effectExtent l="0" t="0" r="0" b="0"/>
                      <wp:wrapNone/>
                      <wp:docPr id="21" name="Text Box 21">
                        <a:extLst xmlns:a="http://schemas.openxmlformats.org/drawingml/2006/main">
                          <a:ext uri="{FF2B5EF4-FFF2-40B4-BE49-F238E27FC236}">
                            <a16:creationId xmlns:a16="http://schemas.microsoft.com/office/drawing/2014/main" id="{7177647C-E149-E0E6-B5CD-1A7669E8325D}"/>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5BBEF2" id="Text Box 21" o:spid="_x0000_s1026" type="#_x0000_t202" style="position:absolute;margin-left:48pt;margin-top:14pt;width:1pt;height:13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LmWdnd4AAAAMAQAADwAAAAAAAAAAAAAAAAAyBAAAZHJzL2Rvd25yZXYueG1sUEsFBgAAAAAEAAQA&#13;&#10;8wAAAD0FA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7696" behindDoc="0" locked="0" layoutInCell="1" allowOverlap="1" wp14:anchorId="60939D92" wp14:editId="3FB0765D">
                      <wp:simplePos x="0" y="0"/>
                      <wp:positionH relativeFrom="column">
                        <wp:posOffset>609600</wp:posOffset>
                      </wp:positionH>
                      <wp:positionV relativeFrom="paragraph">
                        <wp:posOffset>177800</wp:posOffset>
                      </wp:positionV>
                      <wp:extent cx="12700" cy="165100"/>
                      <wp:effectExtent l="0" t="0" r="0" b="0"/>
                      <wp:wrapNone/>
                      <wp:docPr id="22" name="Text Box 22">
                        <a:extLst xmlns:a="http://schemas.openxmlformats.org/drawingml/2006/main">
                          <a:ext uri="{FF2B5EF4-FFF2-40B4-BE49-F238E27FC236}">
                            <a16:creationId xmlns:a16="http://schemas.microsoft.com/office/drawing/2014/main" id="{EFC46701-39E0-59E7-8449-3C4BD940C1E3}"/>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167C336" id="Text Box 22" o:spid="_x0000_s1026" type="#_x0000_t202" style="position:absolute;margin-left:48pt;margin-top:14pt;width:1pt;height:13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LmWdnd4AAAAMAQAADwAAAAAAAAAAAAAAAAAyBAAAZHJzL2Rvd25yZXYueG1sUEsFBgAAAAAEAAQA&#13;&#10;8wAAAD0FAAAAAA==&#13;&#10;" filled="f" stroked="f">
                      <v:textbox style="mso-fit-shape-to-text:t" inset="0,0,0,0"/>
                    </v:shape>
                  </w:pict>
                </mc:Fallback>
              </mc:AlternateContent>
            </w:r>
          </w:p>
        </w:tc>
      </w:tr>
      <w:tr w:rsidR="00262B55" w:rsidRPr="00D0553E" w14:paraId="46140289" w14:textId="77777777" w:rsidTr="00262B55">
        <w:trPr>
          <w:trHeight w:val="320"/>
        </w:trPr>
        <w:tc>
          <w:tcPr>
            <w:tcW w:w="5040" w:type="dxa"/>
            <w:tcBorders>
              <w:top w:val="nil"/>
              <w:left w:val="nil"/>
              <w:bottom w:val="nil"/>
              <w:right w:val="nil"/>
            </w:tcBorders>
            <w:shd w:val="clear" w:color="auto" w:fill="auto"/>
            <w:noWrap/>
            <w:hideMark/>
          </w:tcPr>
          <w:p w14:paraId="35AE2F0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Warming effect (</w:t>
            </w:r>
            <w:r w:rsidRPr="00D0553E">
              <w:rPr>
                <w:rFonts w:ascii="Times New Roman" w:eastAsia="Times New Roman" w:hAnsi="Times New Roman"/>
                <w:i/>
                <w:iCs/>
                <w:color w:val="000000"/>
                <w:kern w:val="0"/>
                <w:sz w:val="20"/>
                <w:szCs w:val="20"/>
                <w:lang w:eastAsia="en-US"/>
              </w:rPr>
              <w:t>θ</w:t>
            </w:r>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76500027"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Normal</w:t>
            </w:r>
          </w:p>
        </w:tc>
        <w:tc>
          <w:tcPr>
            <w:tcW w:w="4500" w:type="dxa"/>
            <w:tcBorders>
              <w:top w:val="nil"/>
              <w:left w:val="nil"/>
              <w:bottom w:val="nil"/>
              <w:right w:val="nil"/>
            </w:tcBorders>
            <w:shd w:val="clear" w:color="auto" w:fill="auto"/>
            <w:noWrap/>
            <w:hideMark/>
          </w:tcPr>
          <w:p w14:paraId="7622D0BA" w14:textId="3B3F3DB6" w:rsidR="00D0553E" w:rsidRPr="00D0553E" w:rsidRDefault="00617745"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M</w:t>
            </w:r>
            <w:r w:rsidR="00D0553E" w:rsidRPr="00D0553E">
              <w:rPr>
                <w:rFonts w:ascii="Times New Roman" w:eastAsia="Times New Roman" w:hAnsi="Times New Roman"/>
                <w:color w:val="000000"/>
                <w:kern w:val="0"/>
                <w:sz w:val="20"/>
                <w:szCs w:val="20"/>
                <w:lang w:eastAsia="en-US"/>
              </w:rPr>
              <w:t>ean</w:t>
            </w:r>
            <w:r>
              <w:rPr>
                <w:rFonts w:ascii="Times New Roman" w:eastAsia="Times New Roman" w:hAnsi="Times New Roman"/>
                <w:color w:val="000000"/>
                <w:kern w:val="0"/>
                <w:sz w:val="20"/>
                <w:szCs w:val="20"/>
                <w:lang w:eastAsia="en-US"/>
              </w:rPr>
              <w:t xml:space="preserve"> </w:t>
            </w:r>
            <w:r w:rsidR="00D0553E" w:rsidRPr="00D0553E">
              <w:rPr>
                <w:rFonts w:ascii="Times New Roman" w:eastAsia="Times New Roman" w:hAnsi="Times New Roman"/>
                <w:color w:val="000000"/>
                <w:kern w:val="0"/>
                <w:sz w:val="20"/>
                <w:szCs w:val="20"/>
                <w:lang w:eastAsia="en-US"/>
              </w:rPr>
              <w:t>=</w:t>
            </w:r>
            <w:r>
              <w:rPr>
                <w:rFonts w:ascii="Times New Roman" w:eastAsia="Times New Roman" w:hAnsi="Times New Roman"/>
                <w:color w:val="000000"/>
                <w:kern w:val="0"/>
                <w:sz w:val="20"/>
                <w:szCs w:val="20"/>
                <w:lang w:eastAsia="en-US"/>
              </w:rPr>
              <w:t xml:space="preserve"> </w:t>
            </w:r>
            <w:r w:rsidR="00D0553E" w:rsidRPr="00D0553E">
              <w:rPr>
                <w:rFonts w:ascii="Times New Roman" w:eastAsia="Times New Roman" w:hAnsi="Times New Roman"/>
                <w:color w:val="000000"/>
                <w:kern w:val="0"/>
                <w:sz w:val="20"/>
                <w:szCs w:val="20"/>
                <w:lang w:eastAsia="en-US"/>
              </w:rPr>
              <w:t>0; SD</w:t>
            </w:r>
            <w:r>
              <w:rPr>
                <w:rFonts w:ascii="Times New Roman" w:eastAsia="Times New Roman" w:hAnsi="Times New Roman"/>
                <w:color w:val="000000"/>
                <w:kern w:val="0"/>
                <w:sz w:val="20"/>
                <w:szCs w:val="20"/>
                <w:lang w:eastAsia="en-US"/>
              </w:rPr>
              <w:t xml:space="preserve"> </w:t>
            </w:r>
            <w:r w:rsidR="00D0553E" w:rsidRPr="00D0553E">
              <w:rPr>
                <w:rFonts w:ascii="Times New Roman" w:eastAsia="Times New Roman" w:hAnsi="Times New Roman"/>
                <w:color w:val="000000"/>
                <w:kern w:val="0"/>
                <w:sz w:val="20"/>
                <w:szCs w:val="20"/>
                <w:lang w:eastAsia="en-US"/>
              </w:rPr>
              <w:t>=</w:t>
            </w:r>
            <w:r>
              <w:rPr>
                <w:rFonts w:ascii="Times New Roman" w:eastAsia="Times New Roman" w:hAnsi="Times New Roman"/>
                <w:color w:val="000000"/>
                <w:kern w:val="0"/>
                <w:sz w:val="20"/>
                <w:szCs w:val="20"/>
                <w:lang w:eastAsia="en-US"/>
              </w:rPr>
              <w:t xml:space="preserve"> </w:t>
            </w:r>
            <w:r w:rsidR="00D0553E" w:rsidRPr="00D0553E">
              <w:rPr>
                <w:rFonts w:ascii="Times New Roman" w:eastAsia="Times New Roman" w:hAnsi="Times New Roman"/>
                <w:color w:val="000000"/>
                <w:kern w:val="0"/>
                <w:sz w:val="20"/>
                <w:szCs w:val="20"/>
                <w:lang w:eastAsia="en-US"/>
              </w:rPr>
              <w:t>10</w:t>
            </w:r>
          </w:p>
        </w:tc>
        <w:tc>
          <w:tcPr>
            <w:tcW w:w="1080" w:type="dxa"/>
            <w:vMerge/>
            <w:tcBorders>
              <w:top w:val="nil"/>
              <w:left w:val="nil"/>
              <w:bottom w:val="nil"/>
              <w:right w:val="nil"/>
            </w:tcBorders>
            <w:hideMark/>
          </w:tcPr>
          <w:p w14:paraId="30AE5373"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vMerge/>
            <w:tcBorders>
              <w:top w:val="nil"/>
              <w:left w:val="nil"/>
              <w:bottom w:val="nil"/>
              <w:right w:val="nil"/>
            </w:tcBorders>
            <w:hideMark/>
          </w:tcPr>
          <w:p w14:paraId="2AC44190"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r>
      <w:tr w:rsidR="00262B55" w:rsidRPr="00D0553E" w14:paraId="65CEA636" w14:textId="77777777" w:rsidTr="00262B55">
        <w:trPr>
          <w:trHeight w:val="320"/>
        </w:trPr>
        <w:tc>
          <w:tcPr>
            <w:tcW w:w="5040" w:type="dxa"/>
            <w:tcBorders>
              <w:top w:val="nil"/>
              <w:left w:val="nil"/>
              <w:bottom w:val="nil"/>
              <w:right w:val="nil"/>
            </w:tcBorders>
            <w:shd w:val="clear" w:color="auto" w:fill="auto"/>
            <w:noWrap/>
            <w:hideMark/>
          </w:tcPr>
          <w:p w14:paraId="08B217B7"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Shape parameter (</w:t>
            </w:r>
            <w:r w:rsidRPr="00D0553E">
              <w:rPr>
                <w:rFonts w:ascii="Times New Roman" w:eastAsia="Times New Roman" w:hAnsi="Times New Roman"/>
                <w:i/>
                <w:iCs/>
                <w:color w:val="000000"/>
                <w:kern w:val="0"/>
                <w:sz w:val="20"/>
                <w:szCs w:val="20"/>
                <w:lang w:eastAsia="en-US"/>
              </w:rPr>
              <w:t>m</w:t>
            </w:r>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33448812"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Skew normal</w:t>
            </w:r>
          </w:p>
        </w:tc>
        <w:tc>
          <w:tcPr>
            <w:tcW w:w="4500" w:type="dxa"/>
            <w:vMerge w:val="restart"/>
            <w:tcBorders>
              <w:top w:val="nil"/>
              <w:left w:val="nil"/>
              <w:bottom w:val="nil"/>
              <w:right w:val="nil"/>
            </w:tcBorders>
            <w:shd w:val="clear" w:color="auto" w:fill="auto"/>
            <w:noWrap/>
            <w:hideMark/>
          </w:tcPr>
          <w:p w14:paraId="6724E40B" w14:textId="64DA9574"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8720" behindDoc="0" locked="0" layoutInCell="1" allowOverlap="1" wp14:anchorId="1A10C24F" wp14:editId="46C3E951">
                      <wp:simplePos x="0" y="0"/>
                      <wp:positionH relativeFrom="column">
                        <wp:posOffset>609600</wp:posOffset>
                      </wp:positionH>
                      <wp:positionV relativeFrom="paragraph">
                        <wp:posOffset>0</wp:posOffset>
                      </wp:positionV>
                      <wp:extent cx="12700" cy="177800"/>
                      <wp:effectExtent l="0" t="0" r="0" b="0"/>
                      <wp:wrapNone/>
                      <wp:docPr id="23" name="Text Box 23">
                        <a:extLst xmlns:a="http://schemas.openxmlformats.org/drawingml/2006/main">
                          <a:ext uri="{FF2B5EF4-FFF2-40B4-BE49-F238E27FC236}">
                            <a16:creationId xmlns:a16="http://schemas.microsoft.com/office/drawing/2014/main" id="{CD15B52D-FE8E-98CA-1F16-EE6CC17EBE29}"/>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2B8358" id="Text Box 23" o:spid="_x0000_s1026" type="#_x0000_t202" style="position:absolute;margin-left:48pt;margin-top:0;width:1pt;height:14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79744" behindDoc="0" locked="0" layoutInCell="1" allowOverlap="1" wp14:anchorId="0FFB0321" wp14:editId="236C0F6B">
                      <wp:simplePos x="0" y="0"/>
                      <wp:positionH relativeFrom="column">
                        <wp:posOffset>609600</wp:posOffset>
                      </wp:positionH>
                      <wp:positionV relativeFrom="paragraph">
                        <wp:posOffset>165100</wp:posOffset>
                      </wp:positionV>
                      <wp:extent cx="12700" cy="177800"/>
                      <wp:effectExtent l="0" t="0" r="0" b="0"/>
                      <wp:wrapNone/>
                      <wp:docPr id="10" name="Text Box 10">
                        <a:extLst xmlns:a="http://schemas.openxmlformats.org/drawingml/2006/main">
                          <a:ext uri="{FF2B5EF4-FFF2-40B4-BE49-F238E27FC236}">
                            <a16:creationId xmlns:a16="http://schemas.microsoft.com/office/drawing/2014/main" id="{0C2E3160-9E06-56AD-8BA1-18C3BFCE7BB2}"/>
                          </a:ext>
                        </a:extLst>
                      </wp:docPr>
                      <wp:cNvGraphicFramePr/>
                      <a:graphic xmlns:a="http://schemas.openxmlformats.org/drawingml/2006/main">
                        <a:graphicData uri="http://schemas.microsoft.com/office/word/2010/wordprocessingShape">
                          <wps:wsp>
                            <wps:cNvSpPr txBox="1"/>
                            <wps:spPr>
                              <a:xfrm>
                                <a:off x="0" y="0"/>
                                <a:ext cx="6350" cy="17780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BB7585" id="Text Box 10" o:spid="_x0000_s1026" type="#_x0000_t202" style="position:absolute;margin-left:48pt;margin-top:13pt;width:1pt;height:14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0768" behindDoc="0" locked="0" layoutInCell="1" allowOverlap="1" wp14:anchorId="2BB3C5D5" wp14:editId="53C7649A">
                      <wp:simplePos x="0" y="0"/>
                      <wp:positionH relativeFrom="column">
                        <wp:posOffset>609600</wp:posOffset>
                      </wp:positionH>
                      <wp:positionV relativeFrom="paragraph">
                        <wp:posOffset>342900</wp:posOffset>
                      </wp:positionV>
                      <wp:extent cx="12700" cy="177800"/>
                      <wp:effectExtent l="0" t="0" r="0" b="0"/>
                      <wp:wrapNone/>
                      <wp:docPr id="25" name="Text Box 25">
                        <a:extLst xmlns:a="http://schemas.openxmlformats.org/drawingml/2006/main">
                          <a:ext uri="{FF2B5EF4-FFF2-40B4-BE49-F238E27FC236}">
                            <a16:creationId xmlns:a16="http://schemas.microsoft.com/office/drawing/2014/main" id="{77227902-86B2-C6A1-8B8F-3AF0397979E7}"/>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704C0D" id="Text Box 25" o:spid="_x0000_s1026" type="#_x0000_t202" style="position:absolute;margin-left:48pt;margin-top:27pt;width:1pt;height:14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zvatzd4AAAAMAQAADwAAAAAAAAAAAAAAAAAyBAAAZHJzL2Rvd25yZXYueG1sUEsFBgAAAAAEAAQA&#13;&#10;8wAAAD0FA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1792" behindDoc="0" locked="0" layoutInCell="1" allowOverlap="1" wp14:anchorId="2AB942BD" wp14:editId="013062F7">
                      <wp:simplePos x="0" y="0"/>
                      <wp:positionH relativeFrom="column">
                        <wp:posOffset>609600</wp:posOffset>
                      </wp:positionH>
                      <wp:positionV relativeFrom="paragraph">
                        <wp:posOffset>508000</wp:posOffset>
                      </wp:positionV>
                      <wp:extent cx="12700" cy="190500"/>
                      <wp:effectExtent l="0" t="0" r="0" b="0"/>
                      <wp:wrapNone/>
                      <wp:docPr id="26" name="Text Box 26">
                        <a:extLst xmlns:a="http://schemas.openxmlformats.org/drawingml/2006/main">
                          <a:ext uri="{FF2B5EF4-FFF2-40B4-BE49-F238E27FC236}">
                            <a16:creationId xmlns:a16="http://schemas.microsoft.com/office/drawing/2014/main" id="{C8F495CF-6901-8C82-5C5A-52767566C131}"/>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AFE9CAC" id="Text Box 26" o:spid="_x0000_s1026" type="#_x0000_t202" style="position:absolute;margin-left:48pt;margin-top:40pt;width:1pt;height:1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" filled="f" stroked="f">
                      <v:textbox style="mso-fit-shape-to-text:t" inset="0,0,0,0"/>
                    </v:shape>
                  </w:pict>
                </mc:Fallback>
              </mc:AlternateContent>
            </w:r>
          </w:p>
        </w:tc>
        <w:tc>
          <w:tcPr>
            <w:tcW w:w="1080" w:type="dxa"/>
            <w:tcBorders>
              <w:top w:val="nil"/>
              <w:left w:val="nil"/>
              <w:bottom w:val="nil"/>
              <w:right w:val="nil"/>
            </w:tcBorders>
            <w:shd w:val="clear" w:color="auto" w:fill="auto"/>
            <w:noWrap/>
            <w:hideMark/>
          </w:tcPr>
          <w:p w14:paraId="637B7299" w14:textId="34553138"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Pr>
                <w:rFonts w:ascii="Times New Roman" w:eastAsia="Times New Roman" w:hAnsi="Times New Roman"/>
                <w:color w:val="000000"/>
                <w:kern w:val="0"/>
                <w:sz w:val="20"/>
                <w:szCs w:val="20"/>
                <w:lang w:eastAsia="en-US"/>
              </w:rPr>
              <w:t>Fixed at 2</w:t>
            </w:r>
          </w:p>
        </w:tc>
        <w:tc>
          <w:tcPr>
            <w:tcW w:w="1440" w:type="dxa"/>
            <w:tcBorders>
              <w:top w:val="nil"/>
              <w:left w:val="nil"/>
              <w:bottom w:val="nil"/>
              <w:right w:val="nil"/>
            </w:tcBorders>
            <w:shd w:val="clear" w:color="auto" w:fill="auto"/>
            <w:noWrap/>
            <w:hideMark/>
          </w:tcPr>
          <w:p w14:paraId="11E834F2" w14:textId="3299531F"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6912" behindDoc="0" locked="0" layoutInCell="1" allowOverlap="1" wp14:anchorId="5075F32C" wp14:editId="27E21713">
                      <wp:simplePos x="0" y="0"/>
                      <wp:positionH relativeFrom="column">
                        <wp:posOffset>609600</wp:posOffset>
                      </wp:positionH>
                      <wp:positionV relativeFrom="paragraph">
                        <wp:posOffset>0</wp:posOffset>
                      </wp:positionV>
                      <wp:extent cx="12700" cy="177800"/>
                      <wp:effectExtent l="0" t="0" r="0" b="0"/>
                      <wp:wrapNone/>
                      <wp:docPr id="31" name="Text Box 31">
                        <a:extLst xmlns:a="http://schemas.openxmlformats.org/drawingml/2006/main">
                          <a:ext uri="{FF2B5EF4-FFF2-40B4-BE49-F238E27FC236}">
                            <a16:creationId xmlns:a16="http://schemas.microsoft.com/office/drawing/2014/main" id="{08F8D6F3-CAC1-6D54-3F60-6ACCF4295773}"/>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90907D" id="Text Box 31" o:spid="_x0000_s1026" type="#_x0000_t202" style="position:absolute;margin-left:48pt;margin-top:0;width:1pt;height:14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7936" behindDoc="0" locked="0" layoutInCell="1" allowOverlap="1" wp14:anchorId="57FECBB4" wp14:editId="14111938">
                      <wp:simplePos x="0" y="0"/>
                      <wp:positionH relativeFrom="column">
                        <wp:posOffset>609600</wp:posOffset>
                      </wp:positionH>
                      <wp:positionV relativeFrom="paragraph">
                        <wp:posOffset>165100</wp:posOffset>
                      </wp:positionV>
                      <wp:extent cx="12700" cy="177800"/>
                      <wp:effectExtent l="0" t="0" r="0" b="0"/>
                      <wp:wrapNone/>
                      <wp:docPr id="32" name="Text Box 32">
                        <a:extLst xmlns:a="http://schemas.openxmlformats.org/drawingml/2006/main">
                          <a:ext uri="{FF2B5EF4-FFF2-40B4-BE49-F238E27FC236}">
                            <a16:creationId xmlns:a16="http://schemas.microsoft.com/office/drawing/2014/main" id="{6BC4BBF4-C448-EDDF-3F5C-D5926E059255}"/>
                          </a:ext>
                        </a:extLst>
                      </wp:docPr>
                      <wp:cNvGraphicFramePr/>
                      <a:graphic xmlns:a="http://schemas.openxmlformats.org/drawingml/2006/main">
                        <a:graphicData uri="http://schemas.microsoft.com/office/word/2010/wordprocessingShape">
                          <wps:wsp>
                            <wps:cNvSpPr txBox="1"/>
                            <wps:spPr>
                              <a:xfrm>
                                <a:off x="0" y="0"/>
                                <a:ext cx="6350" cy="17780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5A20C2" id="Text Box 32" o:spid="_x0000_s1026" type="#_x0000_t202" style="position:absolute;margin-left:48pt;margin-top:13pt;width:1pt;height:14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8960" behindDoc="0" locked="0" layoutInCell="1" allowOverlap="1" wp14:anchorId="64D9A7BB" wp14:editId="63E232AB">
                      <wp:simplePos x="0" y="0"/>
                      <wp:positionH relativeFrom="column">
                        <wp:posOffset>609600</wp:posOffset>
                      </wp:positionH>
                      <wp:positionV relativeFrom="paragraph">
                        <wp:posOffset>342900</wp:posOffset>
                      </wp:positionV>
                      <wp:extent cx="12700" cy="177800"/>
                      <wp:effectExtent l="0" t="0" r="0" b="0"/>
                      <wp:wrapNone/>
                      <wp:docPr id="33" name="Text Box 33">
                        <a:extLst xmlns:a="http://schemas.openxmlformats.org/drawingml/2006/main">
                          <a:ext uri="{FF2B5EF4-FFF2-40B4-BE49-F238E27FC236}">
                            <a16:creationId xmlns:a16="http://schemas.microsoft.com/office/drawing/2014/main" id="{E118A57F-73B6-40AE-DF0C-FAC05FE38E30}"/>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A55726" id="Text Box 33" o:spid="_x0000_s1026" type="#_x0000_t202" style="position:absolute;margin-left:48pt;margin-top:27pt;width:1pt;height:14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" filled="f" stroked="f">
                      <v:textbox style="mso-fit-shape-to-text:t" inset="0,0,0,0"/>
                    </v:shape>
                  </w:pict>
                </mc:Fallback>
              </mc:AlternateContent>
            </w:r>
            <w:r w:rsidRPr="00D0553E">
              <w:rPr>
                <w:rFonts w:ascii="Times New Roman" w:eastAsia="Times New Roman" w:hAnsi="Times New Roman"/>
                <w:noProof/>
                <w:color w:val="000000"/>
                <w:kern w:val="0"/>
                <w:sz w:val="20"/>
                <w:szCs w:val="20"/>
                <w:lang w:eastAsia="en-US"/>
              </w:rPr>
              <mc:AlternateContent>
                <mc:Choice Requires="wps">
                  <w:drawing>
                    <wp:anchor distT="0" distB="0" distL="114300" distR="114300" simplePos="0" relativeHeight="251689984" behindDoc="0" locked="0" layoutInCell="1" allowOverlap="1" wp14:anchorId="0D04ADFE" wp14:editId="2632B894">
                      <wp:simplePos x="0" y="0"/>
                      <wp:positionH relativeFrom="column">
                        <wp:posOffset>609600</wp:posOffset>
                      </wp:positionH>
                      <wp:positionV relativeFrom="paragraph">
                        <wp:posOffset>508000</wp:posOffset>
                      </wp:positionV>
                      <wp:extent cx="12700" cy="190500"/>
                      <wp:effectExtent l="0" t="0" r="0" b="0"/>
                      <wp:wrapNone/>
                      <wp:docPr id="34" name="Text Box 34">
                        <a:extLst xmlns:a="http://schemas.openxmlformats.org/drawingml/2006/main">
                          <a:ext uri="{FF2B5EF4-FFF2-40B4-BE49-F238E27FC236}">
                            <a16:creationId xmlns:a16="http://schemas.microsoft.com/office/drawing/2014/main" id="{F50E8745-7420-94AE-06B4-B597CBBBBF05}"/>
                          </a:ext>
                        </a:extLst>
                      </wp:docPr>
                      <wp:cNvGraphicFramePr/>
                      <a:graphic xmlns:a="http://schemas.openxmlformats.org/drawingml/2006/main">
                        <a:graphicData uri="http://schemas.microsoft.com/office/word/2010/wordprocessingShape">
                          <wps:wsp>
                            <wps:cNvSpPr txBox="1"/>
                            <wps:spPr>
                              <a:xfrm>
                                <a:off x="0" y="0"/>
                                <a:ext cx="6350" cy="171450"/>
                              </a:xfrm>
                              <a:prstGeom prst="rect">
                                <a:avLst/>
                              </a:prstGeom>
                              <a:noFill/>
                            </wps:spPr>
                            <wps:style>
                              <a:lnRef idx="0">
                                <a:scrgbClr r="0" g="0" b="0"/>
                              </a:lnRef>
                              <a:fillRef idx="0">
                                <a:scrgbClr r="0" g="0" b="0"/>
                              </a:fillRef>
                              <a:effectRef idx="0">
                                <a:scrgbClr r="0" g="0" b="0"/>
                              </a:effectRef>
                              <a:fontRef idx="minor">
                                <a:schemeClr val="tx1"/>
                              </a:fontRef>
                            </wps:style>
                            <wps:bodyPr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BA9E9CE" id="Text Box 34" o:spid="_x0000_s1026" type="#_x0000_t202" style="position:absolute;margin-left:48pt;margin-top:40pt;width:1pt;height:1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" filled="f" stroked="f">
                      <v:textbox style="mso-fit-shape-to-text:t" inset="0,0,0,0"/>
                    </v:shape>
                  </w:pict>
                </mc:Fallback>
              </mc:AlternateContent>
            </w:r>
            <w:r>
              <w:rPr>
                <w:rFonts w:ascii="Times New Roman" w:eastAsia="Times New Roman" w:hAnsi="Times New Roman"/>
                <w:color w:val="000000"/>
                <w:kern w:val="0"/>
                <w:sz w:val="20"/>
                <w:szCs w:val="20"/>
                <w:lang w:eastAsia="en-US"/>
              </w:rPr>
              <w:t>Fixed at 0.001</w:t>
            </w:r>
          </w:p>
          <w:p w14:paraId="7D594C3C"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r>
      <w:tr w:rsidR="00262B55" w:rsidRPr="00D0553E" w14:paraId="6B22F13C" w14:textId="77777777" w:rsidTr="00262B55">
        <w:trPr>
          <w:trHeight w:val="320"/>
        </w:trPr>
        <w:tc>
          <w:tcPr>
            <w:tcW w:w="5040" w:type="dxa"/>
            <w:tcBorders>
              <w:top w:val="nil"/>
              <w:left w:val="nil"/>
              <w:bottom w:val="nil"/>
              <w:right w:val="nil"/>
            </w:tcBorders>
            <w:shd w:val="clear" w:color="auto" w:fill="auto"/>
            <w:noWrap/>
            <w:hideMark/>
          </w:tcPr>
          <w:p w14:paraId="43CB4EB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Instantaneous fishing mortality (</w:t>
            </w:r>
            <w:r w:rsidRPr="00D0553E">
              <w:rPr>
                <w:rFonts w:ascii="Times New Roman" w:eastAsia="Times New Roman" w:hAnsi="Times New Roman"/>
                <w:i/>
                <w:iCs/>
                <w:color w:val="000000"/>
                <w:kern w:val="0"/>
                <w:sz w:val="20"/>
                <w:szCs w:val="20"/>
                <w:lang w:eastAsia="en-US"/>
              </w:rPr>
              <w:t>F</w:t>
            </w:r>
            <w:r w:rsidRPr="00D0553E">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hideMark/>
          </w:tcPr>
          <w:p w14:paraId="6998A2CB"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Exponential</w:t>
            </w:r>
          </w:p>
        </w:tc>
        <w:tc>
          <w:tcPr>
            <w:tcW w:w="4500" w:type="dxa"/>
            <w:vMerge/>
            <w:tcBorders>
              <w:top w:val="nil"/>
              <w:left w:val="nil"/>
              <w:bottom w:val="nil"/>
              <w:right w:val="nil"/>
            </w:tcBorders>
            <w:hideMark/>
          </w:tcPr>
          <w:p w14:paraId="1FAA226F"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080" w:type="dxa"/>
            <w:tcBorders>
              <w:top w:val="nil"/>
              <w:left w:val="nil"/>
              <w:bottom w:val="nil"/>
              <w:right w:val="nil"/>
            </w:tcBorders>
            <w:shd w:val="clear" w:color="auto" w:fill="auto"/>
            <w:noWrap/>
            <w:hideMark/>
          </w:tcPr>
          <w:p w14:paraId="5CF7CA40"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tcBorders>
              <w:top w:val="nil"/>
              <w:left w:val="nil"/>
              <w:bottom w:val="nil"/>
              <w:right w:val="nil"/>
            </w:tcBorders>
            <w:shd w:val="clear" w:color="auto" w:fill="auto"/>
            <w:noWrap/>
            <w:hideMark/>
          </w:tcPr>
          <w:p w14:paraId="2916CF7F"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r w:rsidR="00262B55" w:rsidRPr="00D0553E" w14:paraId="7224025A" w14:textId="77777777" w:rsidTr="00262B55">
        <w:trPr>
          <w:trHeight w:val="320"/>
        </w:trPr>
        <w:tc>
          <w:tcPr>
            <w:tcW w:w="5040" w:type="dxa"/>
            <w:tcBorders>
              <w:top w:val="nil"/>
              <w:left w:val="nil"/>
              <w:bottom w:val="nil"/>
              <w:right w:val="nil"/>
            </w:tcBorders>
            <w:shd w:val="clear" w:color="auto" w:fill="auto"/>
            <w:noWrap/>
            <w:vAlign w:val="bottom"/>
            <w:hideMark/>
          </w:tcPr>
          <w:p w14:paraId="368D6A2E" w14:textId="291CD1D4"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Variance of observation error in recreational harvest</w:t>
            </w:r>
            <w:r w:rsidR="00952B67">
              <w:rPr>
                <w:rFonts w:ascii="Times New Roman" w:eastAsia="Times New Roman" w:hAnsi="Times New Roman"/>
                <w:color w:val="000000"/>
                <w:kern w:val="0"/>
                <w:sz w:val="20"/>
                <w:szCs w:val="20"/>
                <w:lang w:eastAsia="en-US"/>
              </w:rPr>
              <w:t xml:space="preserve"> (</w:t>
            </w:r>
            <m:oMath>
              <m:sSubSup>
                <m:sSubSupPr>
                  <m:ctrlPr>
                    <w:ins w:id="200" w:author="Chris Free" w:date="2023-02-09T13:10:00Z">
                      <w:rPr>
                        <w:rFonts w:ascii="Cambria Math" w:eastAsia="SimSun" w:hAnsi="Cambria Math"/>
                        <w:i/>
                        <w:kern w:val="0"/>
                        <w:sz w:val="20"/>
                        <w:szCs w:val="20"/>
                      </w:rPr>
                    </w:ins>
                  </m:ctrlPr>
                </m:sSubSupPr>
                <m:e>
                  <m:r>
                    <w:ins w:id="201" w:author="Chris Free" w:date="2023-02-09T13:10:00Z">
                      <w:rPr>
                        <w:rFonts w:ascii="Cambria Math" w:eastAsia="SimSun" w:hAnsi="Cambria Math"/>
                        <w:kern w:val="0"/>
                        <w:sz w:val="20"/>
                        <w:szCs w:val="20"/>
                      </w:rPr>
                      <m:t>σ</m:t>
                    </w:ins>
                  </m:r>
                </m:e>
                <m:sub>
                  <m:r>
                    <w:ins w:id="202" w:author="Chris Free" w:date="2023-02-09T13:10:00Z">
                      <w:rPr>
                        <w:rFonts w:ascii="Cambria Math" w:eastAsia="SimSun" w:hAnsi="Cambria Math"/>
                        <w:kern w:val="0"/>
                        <w:sz w:val="20"/>
                        <w:szCs w:val="20"/>
                      </w:rPr>
                      <m:t>n</m:t>
                    </w:ins>
                  </m:r>
                </m:sub>
                <m:sup>
                  <m:r>
                    <w:ins w:id="203" w:author="Chris Free" w:date="2023-02-09T13:10:00Z">
                      <w:rPr>
                        <w:rFonts w:ascii="Cambria Math" w:eastAsia="SimSun" w:hAnsi="Cambria Math"/>
                        <w:kern w:val="0"/>
                        <w:sz w:val="20"/>
                        <w:szCs w:val="20"/>
                      </w:rPr>
                      <m:t>2</m:t>
                    </w:ins>
                  </m:r>
                </m:sup>
              </m:sSubSup>
            </m:oMath>
            <w:r w:rsidR="00952B67">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vAlign w:val="bottom"/>
            <w:hideMark/>
          </w:tcPr>
          <w:p w14:paraId="6A2F4964"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Inverse gamma</w:t>
            </w:r>
          </w:p>
        </w:tc>
        <w:tc>
          <w:tcPr>
            <w:tcW w:w="4500" w:type="dxa"/>
            <w:vMerge/>
            <w:tcBorders>
              <w:top w:val="nil"/>
              <w:left w:val="nil"/>
              <w:bottom w:val="nil"/>
              <w:right w:val="nil"/>
            </w:tcBorders>
            <w:vAlign w:val="center"/>
            <w:hideMark/>
          </w:tcPr>
          <w:p w14:paraId="331F63A3"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080" w:type="dxa"/>
            <w:tcBorders>
              <w:top w:val="nil"/>
              <w:left w:val="nil"/>
              <w:bottom w:val="nil"/>
              <w:right w:val="nil"/>
            </w:tcBorders>
            <w:shd w:val="clear" w:color="auto" w:fill="auto"/>
            <w:noWrap/>
            <w:vAlign w:val="bottom"/>
            <w:hideMark/>
          </w:tcPr>
          <w:p w14:paraId="563E23A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tcBorders>
              <w:top w:val="nil"/>
              <w:left w:val="nil"/>
              <w:bottom w:val="nil"/>
              <w:right w:val="nil"/>
            </w:tcBorders>
            <w:shd w:val="clear" w:color="auto" w:fill="auto"/>
            <w:noWrap/>
            <w:vAlign w:val="bottom"/>
            <w:hideMark/>
          </w:tcPr>
          <w:p w14:paraId="28EB9E48"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r w:rsidR="00262B55" w:rsidRPr="00D0553E" w14:paraId="74ADA264" w14:textId="77777777" w:rsidTr="00262B55">
        <w:trPr>
          <w:trHeight w:val="320"/>
        </w:trPr>
        <w:tc>
          <w:tcPr>
            <w:tcW w:w="5040" w:type="dxa"/>
            <w:tcBorders>
              <w:top w:val="nil"/>
              <w:left w:val="nil"/>
              <w:bottom w:val="nil"/>
              <w:right w:val="nil"/>
            </w:tcBorders>
            <w:shd w:val="clear" w:color="auto" w:fill="auto"/>
            <w:noWrap/>
            <w:vAlign w:val="bottom"/>
            <w:hideMark/>
          </w:tcPr>
          <w:p w14:paraId="6A7B1A7F" w14:textId="0A6B83BE"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Variance of observation error in relative biomass inde</w:t>
            </w:r>
            <w:r>
              <w:rPr>
                <w:rFonts w:ascii="Times New Roman" w:eastAsia="Times New Roman" w:hAnsi="Times New Roman"/>
                <w:color w:val="000000"/>
                <w:kern w:val="0"/>
                <w:sz w:val="20"/>
                <w:szCs w:val="20"/>
                <w:lang w:eastAsia="en-US"/>
              </w:rPr>
              <w:t>x</w:t>
            </w:r>
            <w:r w:rsidR="00952B67">
              <w:rPr>
                <w:rFonts w:ascii="Times New Roman" w:eastAsia="Times New Roman" w:hAnsi="Times New Roman"/>
                <w:color w:val="000000"/>
                <w:kern w:val="0"/>
                <w:sz w:val="20"/>
                <w:szCs w:val="20"/>
                <w:lang w:eastAsia="en-US"/>
              </w:rPr>
              <w:t xml:space="preserve"> (</w:t>
            </w:r>
            <m:oMath>
              <m:sSubSup>
                <m:sSubSupPr>
                  <m:ctrlPr>
                    <w:ins w:id="204" w:author="Chris Free" w:date="2023-02-09T13:10:00Z">
                      <w:rPr>
                        <w:rFonts w:ascii="Cambria Math" w:eastAsia="SimSun" w:hAnsi="Cambria Math"/>
                        <w:i/>
                        <w:kern w:val="0"/>
                        <w:sz w:val="20"/>
                        <w:szCs w:val="20"/>
                      </w:rPr>
                    </w:ins>
                  </m:ctrlPr>
                </m:sSubSupPr>
                <m:e>
                  <m:r>
                    <w:ins w:id="205" w:author="Chris Free" w:date="2023-02-09T13:10:00Z">
                      <w:rPr>
                        <w:rFonts w:ascii="Cambria Math" w:eastAsia="SimSun" w:hAnsi="Cambria Math"/>
                        <w:kern w:val="0"/>
                        <w:sz w:val="20"/>
                        <w:szCs w:val="20"/>
                      </w:rPr>
                      <m:t>σ</m:t>
                    </w:ins>
                  </m:r>
                </m:e>
                <m:sub>
                  <m:r>
                    <w:rPr>
                      <w:rFonts w:ascii="Cambria Math" w:eastAsia="SimSun" w:hAnsi="Cambria Math"/>
                      <w:kern w:val="0"/>
                      <w:sz w:val="20"/>
                      <w:szCs w:val="20"/>
                    </w:rPr>
                    <m:t>ε</m:t>
                  </m:r>
                </m:sub>
                <m:sup>
                  <m:r>
                    <w:ins w:id="206" w:author="Chris Free" w:date="2023-02-09T13:10:00Z">
                      <w:rPr>
                        <w:rFonts w:ascii="Cambria Math" w:eastAsia="SimSun" w:hAnsi="Cambria Math"/>
                        <w:kern w:val="0"/>
                        <w:sz w:val="20"/>
                        <w:szCs w:val="20"/>
                      </w:rPr>
                      <m:t>2</m:t>
                    </w:ins>
                  </m:r>
                </m:sup>
              </m:sSubSup>
            </m:oMath>
            <w:r w:rsidR="00952B67">
              <w:rPr>
                <w:rFonts w:ascii="Times New Roman" w:eastAsia="Times New Roman" w:hAnsi="Times New Roman"/>
                <w:color w:val="000000"/>
                <w:kern w:val="0"/>
                <w:sz w:val="20"/>
                <w:szCs w:val="20"/>
                <w:lang w:eastAsia="en-US"/>
              </w:rPr>
              <w:t>)</w:t>
            </w:r>
          </w:p>
        </w:tc>
        <w:tc>
          <w:tcPr>
            <w:tcW w:w="1530" w:type="dxa"/>
            <w:tcBorders>
              <w:top w:val="nil"/>
              <w:left w:val="nil"/>
              <w:bottom w:val="nil"/>
              <w:right w:val="nil"/>
            </w:tcBorders>
            <w:shd w:val="clear" w:color="auto" w:fill="auto"/>
            <w:noWrap/>
            <w:vAlign w:val="bottom"/>
            <w:hideMark/>
          </w:tcPr>
          <w:p w14:paraId="0FB4783F"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r w:rsidRPr="00D0553E">
              <w:rPr>
                <w:rFonts w:ascii="Times New Roman" w:eastAsia="Times New Roman" w:hAnsi="Times New Roman"/>
                <w:color w:val="000000"/>
                <w:kern w:val="0"/>
                <w:sz w:val="20"/>
                <w:szCs w:val="20"/>
                <w:lang w:eastAsia="en-US"/>
              </w:rPr>
              <w:t>Inverse gamma</w:t>
            </w:r>
          </w:p>
        </w:tc>
        <w:tc>
          <w:tcPr>
            <w:tcW w:w="4500" w:type="dxa"/>
            <w:vMerge/>
            <w:tcBorders>
              <w:top w:val="nil"/>
              <w:left w:val="nil"/>
              <w:bottom w:val="nil"/>
              <w:right w:val="nil"/>
            </w:tcBorders>
            <w:vAlign w:val="center"/>
            <w:hideMark/>
          </w:tcPr>
          <w:p w14:paraId="1975B0E7"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080" w:type="dxa"/>
            <w:tcBorders>
              <w:top w:val="nil"/>
              <w:left w:val="nil"/>
              <w:bottom w:val="nil"/>
              <w:right w:val="nil"/>
            </w:tcBorders>
            <w:shd w:val="clear" w:color="auto" w:fill="auto"/>
            <w:noWrap/>
            <w:vAlign w:val="bottom"/>
            <w:hideMark/>
          </w:tcPr>
          <w:p w14:paraId="5310413E" w14:textId="77777777" w:rsidR="00D0553E" w:rsidRPr="00D0553E" w:rsidRDefault="00D0553E" w:rsidP="00D0553E">
            <w:pPr>
              <w:widowControl/>
              <w:spacing w:after="0" w:line="240" w:lineRule="auto"/>
              <w:jc w:val="left"/>
              <w:rPr>
                <w:rFonts w:ascii="Times New Roman" w:eastAsia="Times New Roman" w:hAnsi="Times New Roman"/>
                <w:color w:val="000000"/>
                <w:kern w:val="0"/>
                <w:sz w:val="20"/>
                <w:szCs w:val="20"/>
                <w:lang w:eastAsia="en-US"/>
              </w:rPr>
            </w:pPr>
          </w:p>
        </w:tc>
        <w:tc>
          <w:tcPr>
            <w:tcW w:w="1440" w:type="dxa"/>
            <w:tcBorders>
              <w:top w:val="nil"/>
              <w:left w:val="nil"/>
              <w:bottom w:val="nil"/>
              <w:right w:val="nil"/>
            </w:tcBorders>
            <w:shd w:val="clear" w:color="auto" w:fill="auto"/>
            <w:noWrap/>
            <w:vAlign w:val="bottom"/>
            <w:hideMark/>
          </w:tcPr>
          <w:p w14:paraId="31A3D1A0" w14:textId="77777777" w:rsidR="00D0553E" w:rsidRPr="00D0553E" w:rsidRDefault="00D0553E" w:rsidP="00D0553E">
            <w:pPr>
              <w:widowControl/>
              <w:spacing w:after="0" w:line="240" w:lineRule="auto"/>
              <w:jc w:val="left"/>
              <w:rPr>
                <w:rFonts w:ascii="Times New Roman" w:eastAsia="Times New Roman" w:hAnsi="Times New Roman"/>
                <w:kern w:val="0"/>
                <w:sz w:val="20"/>
                <w:szCs w:val="20"/>
                <w:lang w:eastAsia="en-US"/>
              </w:rPr>
            </w:pPr>
          </w:p>
        </w:tc>
      </w:tr>
    </w:tbl>
    <w:p w14:paraId="18212405" w14:textId="77777777" w:rsidR="00FE78FB" w:rsidRPr="00D0553E" w:rsidRDefault="00FE78FB" w:rsidP="0064520F">
      <w:pPr>
        <w:spacing w:line="240" w:lineRule="auto"/>
        <w:rPr>
          <w:rFonts w:ascii="Times New Roman" w:hAnsi="Times New Roman"/>
          <w:b/>
          <w:bCs/>
          <w:sz w:val="20"/>
          <w:szCs w:val="20"/>
        </w:rPr>
      </w:pPr>
    </w:p>
    <w:p w14:paraId="35862452" w14:textId="77777777" w:rsidR="00FE78FB" w:rsidRPr="00D0553E" w:rsidRDefault="00FE78FB">
      <w:pPr>
        <w:widowControl/>
        <w:jc w:val="left"/>
        <w:rPr>
          <w:rFonts w:ascii="Times New Roman" w:hAnsi="Times New Roman"/>
          <w:b/>
          <w:bCs/>
          <w:sz w:val="20"/>
          <w:szCs w:val="20"/>
        </w:rPr>
      </w:pPr>
      <w:r w:rsidRPr="00D0553E">
        <w:rPr>
          <w:rFonts w:ascii="Times New Roman" w:hAnsi="Times New Roman"/>
          <w:b/>
          <w:bCs/>
          <w:sz w:val="20"/>
          <w:szCs w:val="20"/>
        </w:rPr>
        <w:br w:type="page"/>
      </w:r>
    </w:p>
    <w:p w14:paraId="1BB83483" w14:textId="4A6F93CE" w:rsidR="00DD6098" w:rsidRDefault="00DD6098" w:rsidP="0064520F">
      <w:pPr>
        <w:spacing w:line="240" w:lineRule="auto"/>
        <w:rPr>
          <w:rFonts w:ascii="Times New Roman" w:hAnsi="Times New Roman"/>
        </w:rPr>
      </w:pPr>
      <w:commentRangeStart w:id="207"/>
      <w:r w:rsidRPr="0064520F">
        <w:rPr>
          <w:rFonts w:ascii="Times New Roman" w:hAnsi="Times New Roman"/>
          <w:b/>
          <w:bCs/>
        </w:rPr>
        <w:lastRenderedPageBreak/>
        <w:t>Tab</w:t>
      </w:r>
      <w:r w:rsidR="0064520F" w:rsidRPr="0064520F">
        <w:rPr>
          <w:rFonts w:ascii="Times New Roman" w:hAnsi="Times New Roman"/>
          <w:b/>
          <w:bCs/>
        </w:rPr>
        <w:t>le</w:t>
      </w:r>
      <w:r w:rsidRPr="0064520F">
        <w:rPr>
          <w:rFonts w:ascii="Times New Roman" w:hAnsi="Times New Roman"/>
          <w:b/>
          <w:bCs/>
        </w:rPr>
        <w:t xml:space="preserve"> S</w:t>
      </w:r>
      <w:ins w:id="208" w:author="Chris Free" w:date="2023-02-09T13:39:00Z">
        <w:r w:rsidR="00E960AA">
          <w:rPr>
            <w:rFonts w:ascii="Times New Roman" w:hAnsi="Times New Roman"/>
            <w:b/>
            <w:bCs/>
          </w:rPr>
          <w:t>4</w:t>
        </w:r>
      </w:ins>
      <w:del w:id="209" w:author="Chris Free" w:date="2023-02-09T13:39:00Z">
        <w:r w:rsidRPr="0064520F" w:rsidDel="00E960AA">
          <w:rPr>
            <w:rFonts w:ascii="Times New Roman" w:hAnsi="Times New Roman"/>
            <w:b/>
            <w:bCs/>
          </w:rPr>
          <w:delText>1</w:delText>
        </w:r>
      </w:del>
      <w:r w:rsidRPr="0064520F">
        <w:rPr>
          <w:rFonts w:ascii="Times New Roman" w:hAnsi="Times New Roman"/>
          <w:b/>
          <w:bCs/>
        </w:rPr>
        <w:t>.</w:t>
      </w:r>
      <w:r>
        <w:rPr>
          <w:rFonts w:ascii="Times New Roman" w:hAnsi="Times New Roman"/>
        </w:rPr>
        <w:t xml:space="preserve"> </w:t>
      </w:r>
      <w:commentRangeEnd w:id="207"/>
      <w:r w:rsidR="00010143">
        <w:rPr>
          <w:rStyle w:val="CommentReference"/>
        </w:rPr>
        <w:commentReference w:id="207"/>
      </w:r>
      <w:r w:rsidRPr="00DD6098">
        <w:rPr>
          <w:rFonts w:ascii="Times New Roman" w:hAnsi="Times New Roman"/>
        </w:rPr>
        <w:t xml:space="preserve">Summary of </w:t>
      </w:r>
      <w:r>
        <w:rPr>
          <w:rFonts w:ascii="Times New Roman" w:hAnsi="Times New Roman" w:hint="eastAsia"/>
        </w:rPr>
        <w:t>f</w:t>
      </w:r>
      <w:r w:rsidRPr="00DD6098">
        <w:rPr>
          <w:rFonts w:ascii="Times New Roman" w:hAnsi="Times New Roman"/>
        </w:rPr>
        <w:t>ishery-</w:t>
      </w:r>
      <w:r>
        <w:rPr>
          <w:rFonts w:ascii="Times New Roman" w:hAnsi="Times New Roman"/>
        </w:rPr>
        <w:t>i</w:t>
      </w:r>
      <w:r w:rsidRPr="00DD6098">
        <w:rPr>
          <w:rFonts w:ascii="Times New Roman" w:hAnsi="Times New Roman"/>
        </w:rPr>
        <w:t xml:space="preserve">ndependent </w:t>
      </w:r>
      <w:r>
        <w:rPr>
          <w:rFonts w:ascii="Times New Roman" w:hAnsi="Times New Roman"/>
        </w:rPr>
        <w:t>s</w:t>
      </w:r>
      <w:r w:rsidRPr="00DD6098">
        <w:rPr>
          <w:rFonts w:ascii="Times New Roman" w:hAnsi="Times New Roman"/>
        </w:rPr>
        <w:t xml:space="preserve">urveys for </w:t>
      </w:r>
      <w:r>
        <w:rPr>
          <w:rFonts w:ascii="Times New Roman" w:hAnsi="Times New Roman"/>
        </w:rPr>
        <w:t>r</w:t>
      </w:r>
      <w:r w:rsidRPr="00DD6098">
        <w:rPr>
          <w:rFonts w:ascii="Times New Roman" w:hAnsi="Times New Roman"/>
        </w:rPr>
        <w:t xml:space="preserve">elative </w:t>
      </w:r>
      <w:r>
        <w:rPr>
          <w:rFonts w:ascii="Times New Roman" w:hAnsi="Times New Roman"/>
        </w:rPr>
        <w:t>a</w:t>
      </w:r>
      <w:r w:rsidRPr="00DD6098">
        <w:rPr>
          <w:rFonts w:ascii="Times New Roman" w:hAnsi="Times New Roman"/>
        </w:rPr>
        <w:t xml:space="preserve">bundance </w:t>
      </w:r>
      <w:r>
        <w:rPr>
          <w:rFonts w:ascii="Times New Roman" w:hAnsi="Times New Roman"/>
        </w:rPr>
        <w:t>i</w:t>
      </w:r>
      <w:r w:rsidRPr="00DD6098">
        <w:rPr>
          <w:rFonts w:ascii="Times New Roman" w:hAnsi="Times New Roman"/>
        </w:rPr>
        <w:t>ndices</w:t>
      </w:r>
      <w:ins w:id="210" w:author="Chris Free" w:date="2023-02-09T12:54:00Z">
        <w:r w:rsidR="0064520F">
          <w:rPr>
            <w:rFonts w:ascii="Times New Roman" w:hAnsi="Times New Roman"/>
          </w:rPr>
          <w:t>.</w:t>
        </w:r>
      </w:ins>
    </w:p>
    <w:tbl>
      <w:tblPr>
        <w:tblW w:w="0" w:type="auto"/>
        <w:tblLook w:val="04A0" w:firstRow="1" w:lastRow="0" w:firstColumn="1" w:lastColumn="0" w:noHBand="0" w:noVBand="1"/>
      </w:tblPr>
      <w:tblGrid>
        <w:gridCol w:w="1311"/>
        <w:gridCol w:w="1589"/>
        <w:gridCol w:w="1377"/>
        <w:gridCol w:w="2594"/>
        <w:gridCol w:w="1461"/>
        <w:gridCol w:w="3628"/>
      </w:tblGrid>
      <w:tr w:rsidR="00DD6098" w:rsidRPr="00297E27" w14:paraId="68ED5F2A" w14:textId="77777777" w:rsidTr="00297E27">
        <w:trPr>
          <w:trHeight w:hRule="exact" w:val="288"/>
        </w:trPr>
        <w:tc>
          <w:tcPr>
            <w:tcW w:w="0" w:type="auto"/>
            <w:tcBorders>
              <w:top w:val="single" w:sz="4" w:space="0" w:color="000000"/>
              <w:left w:val="nil"/>
              <w:bottom w:val="single" w:sz="4" w:space="0" w:color="000000"/>
              <w:right w:val="nil"/>
            </w:tcBorders>
            <w:shd w:val="clear" w:color="auto" w:fill="auto"/>
            <w:noWrap/>
          </w:tcPr>
          <w:p w14:paraId="04C33360"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State</w:t>
            </w:r>
          </w:p>
        </w:tc>
        <w:tc>
          <w:tcPr>
            <w:tcW w:w="0" w:type="auto"/>
            <w:tcBorders>
              <w:top w:val="single" w:sz="4" w:space="0" w:color="000000"/>
              <w:left w:val="nil"/>
              <w:bottom w:val="single" w:sz="4" w:space="0" w:color="000000"/>
              <w:right w:val="nil"/>
            </w:tcBorders>
            <w:shd w:val="clear" w:color="auto" w:fill="auto"/>
            <w:noWrap/>
          </w:tcPr>
          <w:p w14:paraId="4F969CAD"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Species</w:t>
            </w:r>
          </w:p>
        </w:tc>
        <w:tc>
          <w:tcPr>
            <w:tcW w:w="0" w:type="auto"/>
            <w:tcBorders>
              <w:top w:val="single" w:sz="4" w:space="0" w:color="000000"/>
              <w:left w:val="nil"/>
              <w:bottom w:val="single" w:sz="4" w:space="0" w:color="000000"/>
              <w:right w:val="nil"/>
            </w:tcBorders>
            <w:shd w:val="clear" w:color="auto" w:fill="auto"/>
            <w:noWrap/>
          </w:tcPr>
          <w:p w14:paraId="60057888"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Survey gear</w:t>
            </w:r>
          </w:p>
        </w:tc>
        <w:tc>
          <w:tcPr>
            <w:tcW w:w="0" w:type="auto"/>
            <w:tcBorders>
              <w:top w:val="single" w:sz="4" w:space="0" w:color="000000"/>
              <w:left w:val="nil"/>
              <w:bottom w:val="single" w:sz="4" w:space="0" w:color="000000"/>
              <w:right w:val="nil"/>
            </w:tcBorders>
            <w:shd w:val="clear" w:color="auto" w:fill="auto"/>
            <w:noWrap/>
          </w:tcPr>
          <w:p w14:paraId="4CEDD185"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Effort unit</w:t>
            </w:r>
          </w:p>
        </w:tc>
        <w:tc>
          <w:tcPr>
            <w:tcW w:w="0" w:type="auto"/>
            <w:tcBorders>
              <w:top w:val="single" w:sz="4" w:space="0" w:color="000000"/>
              <w:left w:val="nil"/>
              <w:bottom w:val="single" w:sz="4" w:space="0" w:color="000000"/>
              <w:right w:val="nil"/>
            </w:tcBorders>
            <w:shd w:val="clear" w:color="auto" w:fill="auto"/>
            <w:noWrap/>
          </w:tcPr>
          <w:p w14:paraId="5A8BCC88"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Survey month</w:t>
            </w:r>
          </w:p>
        </w:tc>
        <w:tc>
          <w:tcPr>
            <w:tcW w:w="0" w:type="auto"/>
            <w:tcBorders>
              <w:top w:val="single" w:sz="4" w:space="0" w:color="000000"/>
              <w:left w:val="nil"/>
              <w:bottom w:val="single" w:sz="4" w:space="0" w:color="000000"/>
              <w:right w:val="nil"/>
            </w:tcBorders>
            <w:shd w:val="clear" w:color="auto" w:fill="auto"/>
            <w:noWrap/>
          </w:tcPr>
          <w:p w14:paraId="403268DB" w14:textId="77777777" w:rsidR="00DD6098" w:rsidRPr="00010143" w:rsidRDefault="00DD6098" w:rsidP="0093761A">
            <w:pPr>
              <w:widowControl/>
              <w:spacing w:line="240" w:lineRule="auto"/>
              <w:jc w:val="center"/>
              <w:rPr>
                <w:rFonts w:ascii="Times New Roman" w:eastAsia="SimSun" w:hAnsi="Times New Roman"/>
                <w:b/>
                <w:bCs/>
                <w:color w:val="000000"/>
                <w:kern w:val="0"/>
                <w:sz w:val="20"/>
                <w:szCs w:val="20"/>
              </w:rPr>
            </w:pPr>
            <w:r w:rsidRPr="00010143">
              <w:rPr>
                <w:rFonts w:ascii="Times New Roman" w:eastAsia="SimSun" w:hAnsi="Times New Roman"/>
                <w:b/>
                <w:bCs/>
                <w:color w:val="000000"/>
                <w:kern w:val="0"/>
                <w:sz w:val="20"/>
                <w:szCs w:val="20"/>
              </w:rPr>
              <w:t>Source</w:t>
            </w:r>
          </w:p>
        </w:tc>
      </w:tr>
      <w:tr w:rsidR="00DD6098" w:rsidRPr="00297E27" w14:paraId="211F94E8" w14:textId="77777777" w:rsidTr="00297E27">
        <w:trPr>
          <w:trHeight w:hRule="exact" w:val="288"/>
        </w:trPr>
        <w:tc>
          <w:tcPr>
            <w:tcW w:w="0" w:type="auto"/>
            <w:tcBorders>
              <w:top w:val="nil"/>
              <w:left w:val="nil"/>
              <w:bottom w:val="nil"/>
              <w:right w:val="nil"/>
            </w:tcBorders>
            <w:shd w:val="clear" w:color="auto" w:fill="auto"/>
            <w:noWrap/>
          </w:tcPr>
          <w:p w14:paraId="7568C4A4"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4F4CC77B"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Largemouth bass</w:t>
            </w:r>
          </w:p>
        </w:tc>
        <w:tc>
          <w:tcPr>
            <w:tcW w:w="0" w:type="auto"/>
            <w:tcBorders>
              <w:top w:val="nil"/>
              <w:left w:val="nil"/>
              <w:bottom w:val="nil"/>
              <w:right w:val="nil"/>
            </w:tcBorders>
            <w:shd w:val="clear" w:color="auto" w:fill="auto"/>
            <w:noWrap/>
          </w:tcPr>
          <w:p w14:paraId="4F8D95EB"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Boom shocker</w:t>
            </w:r>
          </w:p>
        </w:tc>
        <w:tc>
          <w:tcPr>
            <w:tcW w:w="0" w:type="auto"/>
            <w:tcBorders>
              <w:top w:val="nil"/>
              <w:left w:val="nil"/>
              <w:bottom w:val="nil"/>
              <w:right w:val="nil"/>
            </w:tcBorders>
            <w:shd w:val="clear" w:color="auto" w:fill="auto"/>
            <w:noWrap/>
          </w:tcPr>
          <w:p w14:paraId="05BD4938" w14:textId="320C1B43"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11" w:author="Chris Free" w:date="2023-02-09T13:01:00Z">
              <w:r w:rsidRPr="00010143">
                <w:rPr>
                  <w:rFonts w:ascii="Times New Roman" w:eastAsia="SimSun" w:hAnsi="Times New Roman"/>
                  <w:color w:val="000000"/>
                  <w:kern w:val="0"/>
                  <w:sz w:val="20"/>
                  <w:szCs w:val="20"/>
                </w:rPr>
                <w:t>M</w:t>
              </w:r>
            </w:ins>
            <w:del w:id="212" w:author="Chris Free" w:date="2023-02-09T13:01:00Z">
              <w:r w:rsidR="00DD6098" w:rsidRPr="00010143" w:rsidDel="00297E27">
                <w:rPr>
                  <w:rFonts w:ascii="Times New Roman" w:eastAsia="SimSun" w:hAnsi="Times New Roman"/>
                  <w:color w:val="000000"/>
                  <w:kern w:val="0"/>
                  <w:sz w:val="20"/>
                  <w:szCs w:val="20"/>
                </w:rPr>
                <w:delText>m</w:delText>
              </w:r>
            </w:del>
            <w:r w:rsidR="00DD6098" w:rsidRPr="00010143">
              <w:rPr>
                <w:rFonts w:ascii="Times New Roman" w:eastAsia="SimSun" w:hAnsi="Times New Roman"/>
                <w:color w:val="000000"/>
                <w:kern w:val="0"/>
                <w:sz w:val="20"/>
                <w:szCs w:val="20"/>
              </w:rPr>
              <w:t>iles of fishing</w:t>
            </w:r>
          </w:p>
        </w:tc>
        <w:tc>
          <w:tcPr>
            <w:tcW w:w="0" w:type="auto"/>
            <w:tcBorders>
              <w:top w:val="nil"/>
              <w:left w:val="nil"/>
              <w:bottom w:val="nil"/>
              <w:right w:val="nil"/>
            </w:tcBorders>
            <w:shd w:val="clear" w:color="auto" w:fill="auto"/>
            <w:noWrap/>
          </w:tcPr>
          <w:p w14:paraId="49AE8B96" w14:textId="36F7F20C"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Apr,</w:t>
            </w:r>
            <w:ins w:id="213"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May,</w:t>
            </w:r>
            <w:ins w:id="214" w:author="Chris Free" w:date="2023-02-09T12:54: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Jun</w:t>
            </w:r>
            <w:del w:id="215" w:author="Chris Free" w:date="2023-02-09T12:55:00Z">
              <w:r w:rsidRPr="00010143" w:rsidDel="0064520F">
                <w:rPr>
                  <w:rFonts w:ascii="Times New Roman" w:eastAsia="SimSun" w:hAnsi="Times New Roman"/>
                  <w:color w:val="000000"/>
                  <w:kern w:val="0"/>
                  <w:sz w:val="20"/>
                  <w:szCs w:val="20"/>
                </w:rPr>
                <w:delText>e</w:delText>
              </w:r>
            </w:del>
          </w:p>
        </w:tc>
        <w:tc>
          <w:tcPr>
            <w:tcW w:w="0" w:type="auto"/>
            <w:tcBorders>
              <w:top w:val="nil"/>
              <w:left w:val="nil"/>
              <w:bottom w:val="nil"/>
              <w:right w:val="nil"/>
            </w:tcBorders>
            <w:shd w:val="clear" w:color="auto" w:fill="auto"/>
            <w:noWrap/>
          </w:tcPr>
          <w:p w14:paraId="482DD3B5"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WDNR FM Handbook</w:t>
            </w:r>
          </w:p>
        </w:tc>
      </w:tr>
      <w:tr w:rsidR="00DD6098" w:rsidRPr="00297E27" w14:paraId="3A8FA19D" w14:textId="77777777" w:rsidTr="00297E27">
        <w:trPr>
          <w:trHeight w:hRule="exact" w:val="288"/>
        </w:trPr>
        <w:tc>
          <w:tcPr>
            <w:tcW w:w="0" w:type="auto"/>
            <w:tcBorders>
              <w:top w:val="nil"/>
              <w:left w:val="nil"/>
              <w:bottom w:val="nil"/>
              <w:right w:val="nil"/>
            </w:tcBorders>
            <w:shd w:val="clear" w:color="auto" w:fill="auto"/>
            <w:noWrap/>
          </w:tcPr>
          <w:p w14:paraId="53A04D1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47B9554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Smallmouth bass</w:t>
            </w:r>
          </w:p>
        </w:tc>
        <w:tc>
          <w:tcPr>
            <w:tcW w:w="0" w:type="auto"/>
            <w:tcBorders>
              <w:top w:val="nil"/>
              <w:left w:val="nil"/>
              <w:bottom w:val="nil"/>
              <w:right w:val="nil"/>
            </w:tcBorders>
            <w:shd w:val="clear" w:color="auto" w:fill="auto"/>
            <w:noWrap/>
          </w:tcPr>
          <w:p w14:paraId="2C093EF0"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Boom shocker</w:t>
            </w:r>
          </w:p>
        </w:tc>
        <w:tc>
          <w:tcPr>
            <w:tcW w:w="0" w:type="auto"/>
            <w:tcBorders>
              <w:top w:val="nil"/>
              <w:left w:val="nil"/>
              <w:bottom w:val="nil"/>
              <w:right w:val="nil"/>
            </w:tcBorders>
            <w:shd w:val="clear" w:color="auto" w:fill="auto"/>
            <w:noWrap/>
          </w:tcPr>
          <w:p w14:paraId="79C0553A" w14:textId="769C042E"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16" w:author="Chris Free" w:date="2023-02-09T13:01:00Z">
              <w:r w:rsidRPr="00010143">
                <w:rPr>
                  <w:rFonts w:ascii="Times New Roman" w:eastAsia="SimSun" w:hAnsi="Times New Roman"/>
                  <w:color w:val="000000"/>
                  <w:kern w:val="0"/>
                  <w:sz w:val="20"/>
                  <w:szCs w:val="20"/>
                </w:rPr>
                <w:t>M</w:t>
              </w:r>
            </w:ins>
            <w:del w:id="217" w:author="Chris Free" w:date="2023-02-09T13:01:00Z">
              <w:r w:rsidR="00DD6098" w:rsidRPr="00010143" w:rsidDel="00297E27">
                <w:rPr>
                  <w:rFonts w:ascii="Times New Roman" w:eastAsia="SimSun" w:hAnsi="Times New Roman"/>
                  <w:color w:val="000000"/>
                  <w:kern w:val="0"/>
                  <w:sz w:val="20"/>
                  <w:szCs w:val="20"/>
                </w:rPr>
                <w:delText>m</w:delText>
              </w:r>
            </w:del>
            <w:r w:rsidR="00DD6098" w:rsidRPr="00010143">
              <w:rPr>
                <w:rFonts w:ascii="Times New Roman" w:eastAsia="SimSun" w:hAnsi="Times New Roman"/>
                <w:color w:val="000000"/>
                <w:kern w:val="0"/>
                <w:sz w:val="20"/>
                <w:szCs w:val="20"/>
              </w:rPr>
              <w:t>iles of fishing</w:t>
            </w:r>
          </w:p>
        </w:tc>
        <w:tc>
          <w:tcPr>
            <w:tcW w:w="0" w:type="auto"/>
            <w:tcBorders>
              <w:top w:val="nil"/>
              <w:left w:val="nil"/>
              <w:bottom w:val="nil"/>
              <w:right w:val="nil"/>
            </w:tcBorders>
            <w:shd w:val="clear" w:color="auto" w:fill="auto"/>
            <w:noWrap/>
          </w:tcPr>
          <w:p w14:paraId="62927C51" w14:textId="083FBF64"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Apr,</w:t>
            </w:r>
            <w:ins w:id="218"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May,</w:t>
            </w:r>
            <w:ins w:id="219"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Jun</w:t>
            </w:r>
            <w:del w:id="220" w:author="Chris Free" w:date="2023-02-09T12:55:00Z">
              <w:r w:rsidRPr="00010143" w:rsidDel="0064520F">
                <w:rPr>
                  <w:rFonts w:ascii="Times New Roman" w:eastAsia="SimSun" w:hAnsi="Times New Roman"/>
                  <w:color w:val="000000"/>
                  <w:kern w:val="0"/>
                  <w:sz w:val="20"/>
                  <w:szCs w:val="20"/>
                </w:rPr>
                <w:delText>e</w:delText>
              </w:r>
            </w:del>
          </w:p>
        </w:tc>
        <w:tc>
          <w:tcPr>
            <w:tcW w:w="0" w:type="auto"/>
            <w:tcBorders>
              <w:top w:val="nil"/>
              <w:left w:val="nil"/>
              <w:bottom w:val="nil"/>
              <w:right w:val="nil"/>
            </w:tcBorders>
            <w:shd w:val="clear" w:color="auto" w:fill="auto"/>
            <w:noWrap/>
          </w:tcPr>
          <w:p w14:paraId="28B81F25"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WDNR FM Handbook</w:t>
            </w:r>
          </w:p>
        </w:tc>
      </w:tr>
      <w:tr w:rsidR="00DD6098" w:rsidRPr="00297E27" w14:paraId="1380655D" w14:textId="77777777" w:rsidTr="00297E27">
        <w:trPr>
          <w:trHeight w:hRule="exact" w:val="288"/>
        </w:trPr>
        <w:tc>
          <w:tcPr>
            <w:tcW w:w="0" w:type="auto"/>
            <w:tcBorders>
              <w:top w:val="nil"/>
              <w:left w:val="nil"/>
              <w:bottom w:val="nil"/>
              <w:right w:val="nil"/>
            </w:tcBorders>
            <w:shd w:val="clear" w:color="auto" w:fill="auto"/>
            <w:noWrap/>
          </w:tcPr>
          <w:p w14:paraId="3337CF57"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7F1A0522"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Cisco</w:t>
            </w:r>
          </w:p>
        </w:tc>
        <w:tc>
          <w:tcPr>
            <w:tcW w:w="0" w:type="auto"/>
            <w:tcBorders>
              <w:top w:val="nil"/>
              <w:left w:val="nil"/>
              <w:bottom w:val="nil"/>
              <w:right w:val="nil"/>
            </w:tcBorders>
            <w:shd w:val="clear" w:color="auto" w:fill="auto"/>
            <w:noWrap/>
          </w:tcPr>
          <w:p w14:paraId="2443E2F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5B66C9B6" w14:textId="647D976D"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21" w:author="Chris Free" w:date="2023-02-09T13:01:00Z">
              <w:r w:rsidRPr="00010143">
                <w:rPr>
                  <w:rFonts w:ascii="Times New Roman" w:eastAsia="SimSun" w:hAnsi="Times New Roman"/>
                  <w:color w:val="000000"/>
                  <w:kern w:val="0"/>
                  <w:sz w:val="20"/>
                  <w:szCs w:val="20"/>
                </w:rPr>
                <w:t>N</w:t>
              </w:r>
            </w:ins>
            <w:del w:id="222"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23" w:author="Chris Free" w:date="2023-02-09T13:00:00Z">
              <w:r w:rsidRPr="00010143">
                <w:rPr>
                  <w:rFonts w:ascii="Times New Roman" w:eastAsia="SimSun" w:hAnsi="Times New Roman"/>
                  <w:color w:val="000000"/>
                  <w:kern w:val="0"/>
                  <w:sz w:val="20"/>
                  <w:szCs w:val="20"/>
                </w:rPr>
                <w:t xml:space="preserve"> and </w:t>
              </w:r>
            </w:ins>
            <w:del w:id="224" w:author="Chris Free" w:date="2023-02-09T13:00: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11553CDD" w14:textId="07B3A9FB"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Jun</w:t>
            </w:r>
            <w:del w:id="225" w:author="Chris Free" w:date="2023-02-09T12:55:00Z">
              <w:r w:rsidRPr="00010143" w:rsidDel="0064520F">
                <w:rPr>
                  <w:rFonts w:ascii="Times New Roman" w:eastAsia="SimSun" w:hAnsi="Times New Roman"/>
                  <w:color w:val="000000"/>
                  <w:kern w:val="0"/>
                  <w:sz w:val="20"/>
                  <w:szCs w:val="20"/>
                </w:rPr>
                <w:delText>e</w:delText>
              </w:r>
            </w:del>
            <w:r w:rsidRPr="00010143">
              <w:rPr>
                <w:rFonts w:ascii="Times New Roman" w:eastAsia="SimSun" w:hAnsi="Times New Roman"/>
                <w:color w:val="000000"/>
                <w:kern w:val="0"/>
                <w:sz w:val="20"/>
                <w:szCs w:val="20"/>
              </w:rPr>
              <w:t>,</w:t>
            </w:r>
            <w:ins w:id="226"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July,</w:t>
            </w:r>
            <w:ins w:id="227"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Aug</w:t>
            </w:r>
          </w:p>
        </w:tc>
        <w:tc>
          <w:tcPr>
            <w:tcW w:w="0" w:type="auto"/>
            <w:tcBorders>
              <w:top w:val="nil"/>
              <w:left w:val="nil"/>
              <w:bottom w:val="nil"/>
              <w:right w:val="nil"/>
            </w:tcBorders>
            <w:shd w:val="clear" w:color="auto" w:fill="auto"/>
            <w:noWrap/>
          </w:tcPr>
          <w:p w14:paraId="0E0C936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Feiner</w:t>
            </w:r>
            <w:proofErr w:type="spellEnd"/>
            <w:r w:rsidRPr="00010143">
              <w:rPr>
                <w:rFonts w:ascii="Times New Roman" w:eastAsia="SimSun" w:hAnsi="Times New Roman"/>
                <w:color w:val="000000"/>
                <w:kern w:val="0"/>
                <w:sz w:val="20"/>
                <w:szCs w:val="20"/>
              </w:rPr>
              <w:t xml:space="preserve"> 2020</w:t>
            </w:r>
          </w:p>
        </w:tc>
      </w:tr>
      <w:tr w:rsidR="00DD6098" w:rsidRPr="00297E27" w14:paraId="3CCDA3F6" w14:textId="77777777" w:rsidTr="00297E27">
        <w:trPr>
          <w:trHeight w:hRule="exact" w:val="288"/>
        </w:trPr>
        <w:tc>
          <w:tcPr>
            <w:tcW w:w="0" w:type="auto"/>
            <w:tcBorders>
              <w:top w:val="nil"/>
              <w:left w:val="nil"/>
              <w:bottom w:val="nil"/>
              <w:right w:val="nil"/>
            </w:tcBorders>
            <w:shd w:val="clear" w:color="auto" w:fill="auto"/>
            <w:noWrap/>
          </w:tcPr>
          <w:p w14:paraId="3FBD4D1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5C426C6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Bluegill</w:t>
            </w:r>
          </w:p>
        </w:tc>
        <w:tc>
          <w:tcPr>
            <w:tcW w:w="0" w:type="auto"/>
            <w:tcBorders>
              <w:top w:val="nil"/>
              <w:left w:val="nil"/>
              <w:bottom w:val="nil"/>
              <w:right w:val="nil"/>
            </w:tcBorders>
            <w:shd w:val="clear" w:color="auto" w:fill="auto"/>
            <w:noWrap/>
          </w:tcPr>
          <w:p w14:paraId="7B4676F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Boom shocker</w:t>
            </w:r>
          </w:p>
        </w:tc>
        <w:tc>
          <w:tcPr>
            <w:tcW w:w="0" w:type="auto"/>
            <w:tcBorders>
              <w:top w:val="nil"/>
              <w:left w:val="nil"/>
              <w:bottom w:val="nil"/>
              <w:right w:val="nil"/>
            </w:tcBorders>
            <w:shd w:val="clear" w:color="auto" w:fill="auto"/>
            <w:noWrap/>
          </w:tcPr>
          <w:p w14:paraId="594F2571" w14:textId="0D2A7EF5"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28" w:author="Chris Free" w:date="2023-02-09T13:01:00Z">
              <w:r w:rsidRPr="00010143">
                <w:rPr>
                  <w:rFonts w:ascii="Times New Roman" w:eastAsia="SimSun" w:hAnsi="Times New Roman"/>
                  <w:color w:val="000000"/>
                  <w:kern w:val="0"/>
                  <w:sz w:val="20"/>
                  <w:szCs w:val="20"/>
                </w:rPr>
                <w:t>M</w:t>
              </w:r>
            </w:ins>
            <w:del w:id="229" w:author="Chris Free" w:date="2023-02-09T13:01:00Z">
              <w:r w:rsidR="00DD6098" w:rsidRPr="00010143" w:rsidDel="00297E27">
                <w:rPr>
                  <w:rFonts w:ascii="Times New Roman" w:eastAsia="SimSun" w:hAnsi="Times New Roman"/>
                  <w:color w:val="000000"/>
                  <w:kern w:val="0"/>
                  <w:sz w:val="20"/>
                  <w:szCs w:val="20"/>
                </w:rPr>
                <w:delText>m</w:delText>
              </w:r>
            </w:del>
            <w:r w:rsidR="00DD6098" w:rsidRPr="00010143">
              <w:rPr>
                <w:rFonts w:ascii="Times New Roman" w:eastAsia="SimSun" w:hAnsi="Times New Roman"/>
                <w:color w:val="000000"/>
                <w:kern w:val="0"/>
                <w:sz w:val="20"/>
                <w:szCs w:val="20"/>
              </w:rPr>
              <w:t>iles of fishing</w:t>
            </w:r>
          </w:p>
        </w:tc>
        <w:tc>
          <w:tcPr>
            <w:tcW w:w="0" w:type="auto"/>
            <w:tcBorders>
              <w:top w:val="nil"/>
              <w:left w:val="nil"/>
              <w:bottom w:val="nil"/>
              <w:right w:val="nil"/>
            </w:tcBorders>
            <w:shd w:val="clear" w:color="auto" w:fill="auto"/>
            <w:noWrap/>
          </w:tcPr>
          <w:p w14:paraId="4C5C4AF9" w14:textId="09CE980A"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Apr,</w:t>
            </w:r>
            <w:ins w:id="230"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May,</w:t>
            </w:r>
            <w:ins w:id="231" w:author="Chris Free" w:date="2023-02-09T12:55:00Z">
              <w:r w:rsidR="0064520F" w:rsidRPr="00010143">
                <w:rPr>
                  <w:rFonts w:ascii="Times New Roman" w:eastAsia="SimSun" w:hAnsi="Times New Roman"/>
                  <w:color w:val="000000"/>
                  <w:kern w:val="0"/>
                  <w:sz w:val="20"/>
                  <w:szCs w:val="20"/>
                </w:rPr>
                <w:t xml:space="preserve"> </w:t>
              </w:r>
            </w:ins>
            <w:r w:rsidRPr="00010143">
              <w:rPr>
                <w:rFonts w:ascii="Times New Roman" w:eastAsia="SimSun" w:hAnsi="Times New Roman"/>
                <w:color w:val="000000"/>
                <w:kern w:val="0"/>
                <w:sz w:val="20"/>
                <w:szCs w:val="20"/>
              </w:rPr>
              <w:t>Jun</w:t>
            </w:r>
            <w:del w:id="232" w:author="Chris Free" w:date="2023-02-09T12:55:00Z">
              <w:r w:rsidRPr="00010143" w:rsidDel="0064520F">
                <w:rPr>
                  <w:rFonts w:ascii="Times New Roman" w:eastAsia="SimSun" w:hAnsi="Times New Roman"/>
                  <w:color w:val="000000"/>
                  <w:kern w:val="0"/>
                  <w:sz w:val="20"/>
                  <w:szCs w:val="20"/>
                </w:rPr>
                <w:delText>e</w:delText>
              </w:r>
            </w:del>
          </w:p>
        </w:tc>
        <w:tc>
          <w:tcPr>
            <w:tcW w:w="0" w:type="auto"/>
            <w:tcBorders>
              <w:top w:val="nil"/>
              <w:left w:val="nil"/>
              <w:bottom w:val="nil"/>
              <w:right w:val="nil"/>
            </w:tcBorders>
            <w:shd w:val="clear" w:color="auto" w:fill="auto"/>
            <w:noWrap/>
          </w:tcPr>
          <w:p w14:paraId="0BB51404"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WDNR FM Handbook</w:t>
            </w:r>
          </w:p>
        </w:tc>
      </w:tr>
      <w:tr w:rsidR="00DD6098" w:rsidRPr="00297E27" w14:paraId="56CEC17B" w14:textId="77777777" w:rsidTr="00297E27">
        <w:trPr>
          <w:trHeight w:hRule="exact" w:val="288"/>
        </w:trPr>
        <w:tc>
          <w:tcPr>
            <w:tcW w:w="0" w:type="auto"/>
            <w:tcBorders>
              <w:top w:val="nil"/>
              <w:left w:val="nil"/>
              <w:bottom w:val="nil"/>
              <w:right w:val="nil"/>
            </w:tcBorders>
            <w:shd w:val="clear" w:color="auto" w:fill="auto"/>
            <w:noWrap/>
          </w:tcPr>
          <w:p w14:paraId="3817EB4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08AA1DF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Walleye</w:t>
            </w:r>
          </w:p>
        </w:tc>
        <w:tc>
          <w:tcPr>
            <w:tcW w:w="0" w:type="auto"/>
            <w:tcBorders>
              <w:top w:val="nil"/>
              <w:left w:val="nil"/>
              <w:bottom w:val="nil"/>
              <w:right w:val="nil"/>
            </w:tcBorders>
            <w:shd w:val="clear" w:color="auto" w:fill="auto"/>
            <w:noWrap/>
          </w:tcPr>
          <w:p w14:paraId="014C93C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Fyke net</w:t>
            </w:r>
          </w:p>
        </w:tc>
        <w:tc>
          <w:tcPr>
            <w:tcW w:w="0" w:type="auto"/>
            <w:tcBorders>
              <w:top w:val="nil"/>
              <w:left w:val="nil"/>
              <w:bottom w:val="nil"/>
              <w:right w:val="nil"/>
            </w:tcBorders>
            <w:shd w:val="clear" w:color="auto" w:fill="auto"/>
            <w:noWrap/>
          </w:tcPr>
          <w:p w14:paraId="71CD12BA" w14:textId="67662E13"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33" w:author="Chris Free" w:date="2023-02-09T13:01:00Z">
              <w:r w:rsidRPr="00010143">
                <w:rPr>
                  <w:rFonts w:ascii="Times New Roman" w:eastAsia="SimSun" w:hAnsi="Times New Roman"/>
                  <w:color w:val="000000"/>
                  <w:kern w:val="0"/>
                  <w:sz w:val="20"/>
                  <w:szCs w:val="20"/>
                </w:rPr>
                <w:t>N</w:t>
              </w:r>
            </w:ins>
            <w:del w:id="234"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35" w:author="Chris Free" w:date="2023-02-09T13:00:00Z">
              <w:r w:rsidRPr="00010143">
                <w:rPr>
                  <w:rFonts w:ascii="Times New Roman" w:eastAsia="SimSun" w:hAnsi="Times New Roman"/>
                  <w:color w:val="000000"/>
                  <w:kern w:val="0"/>
                  <w:sz w:val="20"/>
                  <w:szCs w:val="20"/>
                </w:rPr>
                <w:t xml:space="preserve"> and </w:t>
              </w:r>
            </w:ins>
            <w:del w:id="236" w:author="Chris Free" w:date="2023-02-09T13:00: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63544B93"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Mar, Apr, May</w:t>
            </w:r>
          </w:p>
        </w:tc>
        <w:tc>
          <w:tcPr>
            <w:tcW w:w="0" w:type="auto"/>
            <w:tcBorders>
              <w:top w:val="nil"/>
              <w:left w:val="nil"/>
              <w:bottom w:val="nil"/>
              <w:right w:val="nil"/>
            </w:tcBorders>
            <w:shd w:val="clear" w:color="auto" w:fill="auto"/>
            <w:noWrap/>
          </w:tcPr>
          <w:p w14:paraId="33E4424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Feiner</w:t>
            </w:r>
            <w:proofErr w:type="spellEnd"/>
            <w:r w:rsidRPr="00010143">
              <w:rPr>
                <w:rFonts w:ascii="Times New Roman" w:eastAsia="SimSun" w:hAnsi="Times New Roman"/>
                <w:color w:val="000000"/>
                <w:kern w:val="0"/>
                <w:sz w:val="20"/>
                <w:szCs w:val="20"/>
              </w:rPr>
              <w:t xml:space="preserve"> 2020</w:t>
            </w:r>
          </w:p>
        </w:tc>
      </w:tr>
      <w:tr w:rsidR="00DD6098" w:rsidRPr="00297E27" w14:paraId="7807C380" w14:textId="77777777" w:rsidTr="00297E27">
        <w:trPr>
          <w:trHeight w:hRule="exact" w:val="288"/>
        </w:trPr>
        <w:tc>
          <w:tcPr>
            <w:tcW w:w="0" w:type="auto"/>
            <w:tcBorders>
              <w:top w:val="nil"/>
              <w:left w:val="nil"/>
              <w:bottom w:val="nil"/>
              <w:right w:val="nil"/>
            </w:tcBorders>
            <w:shd w:val="clear" w:color="auto" w:fill="auto"/>
            <w:noWrap/>
          </w:tcPr>
          <w:p w14:paraId="54E16DEA"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674288D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Yellow perch</w:t>
            </w:r>
          </w:p>
        </w:tc>
        <w:tc>
          <w:tcPr>
            <w:tcW w:w="0" w:type="auto"/>
            <w:tcBorders>
              <w:top w:val="nil"/>
              <w:left w:val="nil"/>
              <w:bottom w:val="nil"/>
              <w:right w:val="nil"/>
            </w:tcBorders>
            <w:shd w:val="clear" w:color="auto" w:fill="auto"/>
            <w:noWrap/>
          </w:tcPr>
          <w:p w14:paraId="7E8984D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Fyke net</w:t>
            </w:r>
          </w:p>
        </w:tc>
        <w:tc>
          <w:tcPr>
            <w:tcW w:w="0" w:type="auto"/>
            <w:tcBorders>
              <w:top w:val="nil"/>
              <w:left w:val="nil"/>
              <w:bottom w:val="nil"/>
              <w:right w:val="nil"/>
            </w:tcBorders>
            <w:shd w:val="clear" w:color="auto" w:fill="auto"/>
            <w:noWrap/>
          </w:tcPr>
          <w:p w14:paraId="7CB9FDEC" w14:textId="7DFFF59D"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37" w:author="Chris Free" w:date="2023-02-09T13:01:00Z">
              <w:r w:rsidRPr="00010143">
                <w:rPr>
                  <w:rFonts w:ascii="Times New Roman" w:eastAsia="SimSun" w:hAnsi="Times New Roman"/>
                  <w:color w:val="000000"/>
                  <w:kern w:val="0"/>
                  <w:sz w:val="20"/>
                  <w:szCs w:val="20"/>
                </w:rPr>
                <w:t>N</w:t>
              </w:r>
            </w:ins>
            <w:del w:id="238"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39" w:author="Chris Free" w:date="2023-02-09T13:00:00Z">
              <w:r w:rsidRPr="00010143">
                <w:rPr>
                  <w:rFonts w:ascii="Times New Roman" w:eastAsia="SimSun" w:hAnsi="Times New Roman"/>
                  <w:color w:val="000000"/>
                  <w:kern w:val="0"/>
                  <w:sz w:val="20"/>
                  <w:szCs w:val="20"/>
                </w:rPr>
                <w:t xml:space="preserve"> and </w:t>
              </w:r>
            </w:ins>
            <w:del w:id="240" w:author="Chris Free" w:date="2023-02-09T13:00: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064F546D"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Mar, Apr, May</w:t>
            </w:r>
          </w:p>
        </w:tc>
        <w:tc>
          <w:tcPr>
            <w:tcW w:w="0" w:type="auto"/>
            <w:tcBorders>
              <w:top w:val="nil"/>
              <w:left w:val="nil"/>
              <w:bottom w:val="nil"/>
              <w:right w:val="nil"/>
            </w:tcBorders>
            <w:shd w:val="clear" w:color="auto" w:fill="auto"/>
            <w:noWrap/>
          </w:tcPr>
          <w:p w14:paraId="2C669FA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Feiner</w:t>
            </w:r>
            <w:proofErr w:type="spellEnd"/>
            <w:r w:rsidRPr="00010143">
              <w:rPr>
                <w:rFonts w:ascii="Times New Roman" w:eastAsia="SimSun" w:hAnsi="Times New Roman"/>
                <w:color w:val="000000"/>
                <w:kern w:val="0"/>
                <w:sz w:val="20"/>
                <w:szCs w:val="20"/>
              </w:rPr>
              <w:t xml:space="preserve"> 2020</w:t>
            </w:r>
          </w:p>
        </w:tc>
      </w:tr>
      <w:tr w:rsidR="00DD6098" w:rsidRPr="00297E27" w14:paraId="2003DE71" w14:textId="77777777" w:rsidTr="00297E27">
        <w:trPr>
          <w:trHeight w:hRule="exact" w:val="288"/>
        </w:trPr>
        <w:tc>
          <w:tcPr>
            <w:tcW w:w="0" w:type="auto"/>
            <w:tcBorders>
              <w:top w:val="nil"/>
              <w:left w:val="nil"/>
              <w:bottom w:val="nil"/>
              <w:right w:val="nil"/>
            </w:tcBorders>
            <w:shd w:val="clear" w:color="auto" w:fill="auto"/>
            <w:noWrap/>
          </w:tcPr>
          <w:p w14:paraId="5CE3ECA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2EFB8755"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Northern pike</w:t>
            </w:r>
          </w:p>
        </w:tc>
        <w:tc>
          <w:tcPr>
            <w:tcW w:w="0" w:type="auto"/>
            <w:tcBorders>
              <w:top w:val="nil"/>
              <w:left w:val="nil"/>
              <w:bottom w:val="nil"/>
              <w:right w:val="nil"/>
            </w:tcBorders>
            <w:shd w:val="clear" w:color="auto" w:fill="auto"/>
            <w:noWrap/>
          </w:tcPr>
          <w:p w14:paraId="0283A39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Fyke net</w:t>
            </w:r>
          </w:p>
        </w:tc>
        <w:tc>
          <w:tcPr>
            <w:tcW w:w="0" w:type="auto"/>
            <w:tcBorders>
              <w:top w:val="nil"/>
              <w:left w:val="nil"/>
              <w:bottom w:val="nil"/>
              <w:right w:val="nil"/>
            </w:tcBorders>
            <w:shd w:val="clear" w:color="auto" w:fill="auto"/>
            <w:noWrap/>
          </w:tcPr>
          <w:p w14:paraId="0F27BE49" w14:textId="3DDD25F8"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41" w:author="Chris Free" w:date="2023-02-09T13:01:00Z">
              <w:r w:rsidRPr="00010143">
                <w:rPr>
                  <w:rFonts w:ascii="Times New Roman" w:eastAsia="SimSun" w:hAnsi="Times New Roman"/>
                  <w:color w:val="000000"/>
                  <w:kern w:val="0"/>
                  <w:sz w:val="20"/>
                  <w:szCs w:val="20"/>
                </w:rPr>
                <w:t>N</w:t>
              </w:r>
            </w:ins>
            <w:del w:id="242"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43" w:author="Chris Free" w:date="2023-02-09T13:01:00Z">
              <w:r w:rsidRPr="00010143">
                <w:rPr>
                  <w:rFonts w:ascii="Times New Roman" w:eastAsia="SimSun" w:hAnsi="Times New Roman"/>
                  <w:color w:val="000000"/>
                  <w:kern w:val="0"/>
                  <w:sz w:val="20"/>
                  <w:szCs w:val="20"/>
                </w:rPr>
                <w:t xml:space="preserve"> and </w:t>
              </w:r>
            </w:ins>
            <w:del w:id="244"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02BBB59E"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Mar, Apr, May</w:t>
            </w:r>
          </w:p>
        </w:tc>
        <w:tc>
          <w:tcPr>
            <w:tcW w:w="0" w:type="auto"/>
            <w:tcBorders>
              <w:top w:val="nil"/>
              <w:left w:val="nil"/>
              <w:bottom w:val="nil"/>
              <w:right w:val="nil"/>
            </w:tcBorders>
            <w:shd w:val="clear" w:color="auto" w:fill="auto"/>
            <w:noWrap/>
          </w:tcPr>
          <w:p w14:paraId="7633104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Feiner</w:t>
            </w:r>
            <w:proofErr w:type="spellEnd"/>
            <w:r w:rsidRPr="00010143">
              <w:rPr>
                <w:rFonts w:ascii="Times New Roman" w:eastAsia="SimSun" w:hAnsi="Times New Roman"/>
                <w:color w:val="000000"/>
                <w:kern w:val="0"/>
                <w:sz w:val="20"/>
                <w:szCs w:val="20"/>
              </w:rPr>
              <w:t xml:space="preserve"> 2020</w:t>
            </w:r>
          </w:p>
        </w:tc>
      </w:tr>
      <w:tr w:rsidR="00DD6098" w:rsidRPr="00297E27" w14:paraId="0F8FDF6F" w14:textId="77777777" w:rsidTr="00297E27">
        <w:trPr>
          <w:trHeight w:hRule="exact" w:val="288"/>
        </w:trPr>
        <w:tc>
          <w:tcPr>
            <w:tcW w:w="0" w:type="auto"/>
            <w:tcBorders>
              <w:top w:val="nil"/>
              <w:left w:val="nil"/>
              <w:bottom w:val="nil"/>
              <w:right w:val="nil"/>
            </w:tcBorders>
            <w:shd w:val="clear" w:color="auto" w:fill="auto"/>
            <w:noWrap/>
          </w:tcPr>
          <w:p w14:paraId="4F796872"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Wisconsin</w:t>
            </w:r>
          </w:p>
        </w:tc>
        <w:tc>
          <w:tcPr>
            <w:tcW w:w="0" w:type="auto"/>
            <w:tcBorders>
              <w:top w:val="nil"/>
              <w:left w:val="nil"/>
              <w:bottom w:val="nil"/>
              <w:right w:val="nil"/>
            </w:tcBorders>
            <w:shd w:val="clear" w:color="auto" w:fill="auto"/>
            <w:noWrap/>
          </w:tcPr>
          <w:p w14:paraId="7FA8BD9E"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Black crappie</w:t>
            </w:r>
          </w:p>
        </w:tc>
        <w:tc>
          <w:tcPr>
            <w:tcW w:w="0" w:type="auto"/>
            <w:tcBorders>
              <w:top w:val="nil"/>
              <w:left w:val="nil"/>
              <w:bottom w:val="nil"/>
              <w:right w:val="nil"/>
            </w:tcBorders>
            <w:shd w:val="clear" w:color="auto" w:fill="auto"/>
            <w:noWrap/>
          </w:tcPr>
          <w:p w14:paraId="077F5F4C"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Fyke net</w:t>
            </w:r>
          </w:p>
        </w:tc>
        <w:tc>
          <w:tcPr>
            <w:tcW w:w="0" w:type="auto"/>
            <w:tcBorders>
              <w:top w:val="nil"/>
              <w:left w:val="nil"/>
              <w:bottom w:val="nil"/>
              <w:right w:val="nil"/>
            </w:tcBorders>
            <w:shd w:val="clear" w:color="auto" w:fill="auto"/>
            <w:noWrap/>
          </w:tcPr>
          <w:p w14:paraId="3C7794B1" w14:textId="6468569D"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45" w:author="Chris Free" w:date="2023-02-09T13:01:00Z">
              <w:r w:rsidRPr="00010143">
                <w:rPr>
                  <w:rFonts w:ascii="Times New Roman" w:eastAsia="SimSun" w:hAnsi="Times New Roman"/>
                  <w:color w:val="000000"/>
                  <w:kern w:val="0"/>
                  <w:sz w:val="20"/>
                  <w:szCs w:val="20"/>
                </w:rPr>
                <w:t>N</w:t>
              </w:r>
            </w:ins>
            <w:del w:id="246"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47" w:author="Chris Free" w:date="2023-02-09T13:01:00Z">
              <w:r w:rsidRPr="00010143">
                <w:rPr>
                  <w:rFonts w:ascii="Times New Roman" w:eastAsia="SimSun" w:hAnsi="Times New Roman"/>
                  <w:color w:val="000000"/>
                  <w:kern w:val="0"/>
                  <w:sz w:val="20"/>
                  <w:szCs w:val="20"/>
                </w:rPr>
                <w:t xml:space="preserve"> and </w:t>
              </w:r>
            </w:ins>
            <w:del w:id="248"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29018FA"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Mar, Apr, May</w:t>
            </w:r>
          </w:p>
        </w:tc>
        <w:tc>
          <w:tcPr>
            <w:tcW w:w="0" w:type="auto"/>
            <w:tcBorders>
              <w:top w:val="nil"/>
              <w:left w:val="nil"/>
              <w:bottom w:val="nil"/>
              <w:right w:val="nil"/>
            </w:tcBorders>
            <w:shd w:val="clear" w:color="auto" w:fill="auto"/>
            <w:noWrap/>
          </w:tcPr>
          <w:p w14:paraId="7D1AFE04"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Feiner</w:t>
            </w:r>
            <w:proofErr w:type="spellEnd"/>
            <w:r w:rsidRPr="00010143">
              <w:rPr>
                <w:rFonts w:ascii="Times New Roman" w:eastAsia="SimSun" w:hAnsi="Times New Roman"/>
                <w:color w:val="000000"/>
                <w:kern w:val="0"/>
                <w:sz w:val="20"/>
                <w:szCs w:val="20"/>
              </w:rPr>
              <w:t xml:space="preserve"> 2020</w:t>
            </w:r>
          </w:p>
        </w:tc>
      </w:tr>
      <w:tr w:rsidR="00DD6098" w:rsidRPr="00297E27" w14:paraId="6193576B" w14:textId="77777777" w:rsidTr="00297E27">
        <w:trPr>
          <w:trHeight w:hRule="exact" w:val="288"/>
        </w:trPr>
        <w:tc>
          <w:tcPr>
            <w:tcW w:w="0" w:type="auto"/>
            <w:tcBorders>
              <w:top w:val="nil"/>
              <w:left w:val="nil"/>
              <w:bottom w:val="nil"/>
              <w:right w:val="nil"/>
            </w:tcBorders>
            <w:shd w:val="clear" w:color="auto" w:fill="auto"/>
            <w:noWrap/>
          </w:tcPr>
          <w:p w14:paraId="1D7B621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216EF21C"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Largemouth bass</w:t>
            </w:r>
          </w:p>
        </w:tc>
        <w:tc>
          <w:tcPr>
            <w:tcW w:w="0" w:type="auto"/>
            <w:tcBorders>
              <w:top w:val="nil"/>
              <w:left w:val="nil"/>
              <w:bottom w:val="nil"/>
              <w:right w:val="nil"/>
            </w:tcBorders>
            <w:shd w:val="clear" w:color="auto" w:fill="auto"/>
            <w:noWrap/>
          </w:tcPr>
          <w:p w14:paraId="384AE94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Trap net</w:t>
            </w:r>
          </w:p>
        </w:tc>
        <w:tc>
          <w:tcPr>
            <w:tcW w:w="0" w:type="auto"/>
            <w:tcBorders>
              <w:top w:val="nil"/>
              <w:left w:val="nil"/>
              <w:bottom w:val="nil"/>
              <w:right w:val="nil"/>
            </w:tcBorders>
            <w:shd w:val="clear" w:color="auto" w:fill="auto"/>
            <w:noWrap/>
          </w:tcPr>
          <w:p w14:paraId="2CE3F8C0" w14:textId="33794DB7"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49" w:author="Chris Free" w:date="2023-02-09T13:01:00Z">
              <w:r w:rsidRPr="00010143">
                <w:rPr>
                  <w:rFonts w:ascii="Times New Roman" w:eastAsia="SimSun" w:hAnsi="Times New Roman"/>
                  <w:color w:val="000000"/>
                  <w:kern w:val="0"/>
                  <w:sz w:val="20"/>
                  <w:szCs w:val="20"/>
                </w:rPr>
                <w:t>N</w:t>
              </w:r>
            </w:ins>
            <w:del w:id="250"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51" w:author="Chris Free" w:date="2023-02-09T13:01:00Z">
              <w:r w:rsidRPr="00010143">
                <w:rPr>
                  <w:rFonts w:ascii="Times New Roman" w:eastAsia="SimSun" w:hAnsi="Times New Roman"/>
                  <w:color w:val="000000"/>
                  <w:kern w:val="0"/>
                  <w:sz w:val="20"/>
                  <w:szCs w:val="20"/>
                </w:rPr>
                <w:t xml:space="preserve"> and </w:t>
              </w:r>
            </w:ins>
            <w:del w:id="252"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40CA9AD1"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w:t>
            </w:r>
            <w:commentRangeStart w:id="253"/>
            <w:r w:rsidRPr="00010143">
              <w:rPr>
                <w:rFonts w:ascii="Times New Roman" w:eastAsia="SimSun" w:hAnsi="Times New Roman"/>
                <w:color w:val="000000"/>
                <w:kern w:val="0"/>
                <w:sz w:val="20"/>
                <w:szCs w:val="20"/>
              </w:rPr>
              <w:t>~</w:t>
            </w:r>
            <w:commentRangeEnd w:id="253"/>
            <w:r w:rsidR="00FB2FD2">
              <w:rPr>
                <w:rStyle w:val="CommentReference"/>
              </w:rPr>
              <w:commentReference w:id="253"/>
            </w:r>
            <w:r w:rsidRPr="00010143">
              <w:rPr>
                <w:rFonts w:ascii="Times New Roman" w:eastAsia="SimSun" w:hAnsi="Times New Roman"/>
                <w:color w:val="000000"/>
                <w:kern w:val="0"/>
                <w:sz w:val="20"/>
                <w:szCs w:val="20"/>
              </w:rPr>
              <w:t>Nov</w:t>
            </w:r>
            <w:proofErr w:type="spellEnd"/>
          </w:p>
        </w:tc>
        <w:tc>
          <w:tcPr>
            <w:tcW w:w="0" w:type="auto"/>
            <w:tcBorders>
              <w:top w:val="nil"/>
              <w:left w:val="nil"/>
              <w:bottom w:val="nil"/>
              <w:right w:val="nil"/>
            </w:tcBorders>
            <w:shd w:val="clear" w:color="auto" w:fill="FFFFFF"/>
            <w:noWrap/>
          </w:tcPr>
          <w:p w14:paraId="37A21F30"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85-86</w:t>
            </w:r>
          </w:p>
        </w:tc>
      </w:tr>
      <w:tr w:rsidR="00DD6098" w:rsidRPr="00297E27" w14:paraId="1EC6C238" w14:textId="77777777" w:rsidTr="00297E27">
        <w:trPr>
          <w:trHeight w:hRule="exact" w:val="288"/>
        </w:trPr>
        <w:tc>
          <w:tcPr>
            <w:tcW w:w="0" w:type="auto"/>
            <w:tcBorders>
              <w:top w:val="nil"/>
              <w:left w:val="nil"/>
              <w:bottom w:val="nil"/>
              <w:right w:val="nil"/>
            </w:tcBorders>
            <w:shd w:val="clear" w:color="auto" w:fill="auto"/>
            <w:noWrap/>
          </w:tcPr>
          <w:p w14:paraId="6C8D7BAF"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0ACEE44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Smallmouth bass</w:t>
            </w:r>
          </w:p>
        </w:tc>
        <w:tc>
          <w:tcPr>
            <w:tcW w:w="0" w:type="auto"/>
            <w:tcBorders>
              <w:top w:val="nil"/>
              <w:left w:val="nil"/>
              <w:bottom w:val="nil"/>
              <w:right w:val="nil"/>
            </w:tcBorders>
            <w:shd w:val="clear" w:color="auto" w:fill="auto"/>
            <w:noWrap/>
          </w:tcPr>
          <w:p w14:paraId="3E1873C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4B1F4A8D" w14:textId="10293203"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54" w:author="Chris Free" w:date="2023-02-09T13:01:00Z">
              <w:r w:rsidRPr="00010143">
                <w:rPr>
                  <w:rFonts w:ascii="Times New Roman" w:eastAsia="SimSun" w:hAnsi="Times New Roman"/>
                  <w:color w:val="000000"/>
                  <w:kern w:val="0"/>
                  <w:sz w:val="20"/>
                  <w:szCs w:val="20"/>
                </w:rPr>
                <w:t>N</w:t>
              </w:r>
            </w:ins>
            <w:del w:id="255"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56" w:author="Chris Free" w:date="2023-02-09T13:01:00Z">
              <w:r w:rsidRPr="00010143">
                <w:rPr>
                  <w:rFonts w:ascii="Times New Roman" w:eastAsia="SimSun" w:hAnsi="Times New Roman"/>
                  <w:color w:val="000000"/>
                  <w:kern w:val="0"/>
                  <w:sz w:val="20"/>
                  <w:szCs w:val="20"/>
                </w:rPr>
                <w:t xml:space="preserve"> and </w:t>
              </w:r>
            </w:ins>
            <w:del w:id="257"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0A7BDD37"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4CE2403A"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79</w:t>
            </w:r>
          </w:p>
        </w:tc>
      </w:tr>
      <w:tr w:rsidR="00DD6098" w:rsidRPr="00297E27" w14:paraId="7B425E70" w14:textId="77777777" w:rsidTr="00297E27">
        <w:trPr>
          <w:trHeight w:hRule="exact" w:val="288"/>
        </w:trPr>
        <w:tc>
          <w:tcPr>
            <w:tcW w:w="0" w:type="auto"/>
            <w:tcBorders>
              <w:top w:val="nil"/>
              <w:left w:val="nil"/>
              <w:bottom w:val="nil"/>
              <w:right w:val="nil"/>
            </w:tcBorders>
            <w:shd w:val="clear" w:color="auto" w:fill="auto"/>
            <w:noWrap/>
          </w:tcPr>
          <w:p w14:paraId="4A15AD5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3CA6E780"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Cisco</w:t>
            </w:r>
          </w:p>
        </w:tc>
        <w:tc>
          <w:tcPr>
            <w:tcW w:w="0" w:type="auto"/>
            <w:tcBorders>
              <w:top w:val="nil"/>
              <w:left w:val="nil"/>
              <w:bottom w:val="nil"/>
              <w:right w:val="nil"/>
            </w:tcBorders>
            <w:shd w:val="clear" w:color="auto" w:fill="auto"/>
            <w:noWrap/>
          </w:tcPr>
          <w:p w14:paraId="6A0BE2A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65021F1D" w14:textId="11BED905"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58" w:author="Chris Free" w:date="2023-02-09T13:01:00Z">
              <w:r w:rsidRPr="00010143">
                <w:rPr>
                  <w:rFonts w:ascii="Times New Roman" w:eastAsia="SimSun" w:hAnsi="Times New Roman"/>
                  <w:color w:val="000000"/>
                  <w:kern w:val="0"/>
                  <w:sz w:val="20"/>
                  <w:szCs w:val="20"/>
                </w:rPr>
                <w:t>N</w:t>
              </w:r>
            </w:ins>
            <w:del w:id="259"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60" w:author="Chris Free" w:date="2023-02-09T13:01:00Z">
              <w:r w:rsidRPr="00010143">
                <w:rPr>
                  <w:rFonts w:ascii="Times New Roman" w:eastAsia="SimSun" w:hAnsi="Times New Roman"/>
                  <w:color w:val="000000"/>
                  <w:kern w:val="0"/>
                  <w:sz w:val="20"/>
                  <w:szCs w:val="20"/>
                </w:rPr>
                <w:t xml:space="preserve"> and </w:t>
              </w:r>
            </w:ins>
            <w:del w:id="261"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1D709991"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03C0171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79</w:t>
            </w:r>
          </w:p>
        </w:tc>
      </w:tr>
      <w:tr w:rsidR="00DD6098" w:rsidRPr="00297E27" w14:paraId="25381AF9" w14:textId="77777777" w:rsidTr="00297E27">
        <w:trPr>
          <w:trHeight w:hRule="exact" w:val="288"/>
        </w:trPr>
        <w:tc>
          <w:tcPr>
            <w:tcW w:w="0" w:type="auto"/>
            <w:tcBorders>
              <w:top w:val="nil"/>
              <w:left w:val="nil"/>
              <w:bottom w:val="nil"/>
              <w:right w:val="nil"/>
            </w:tcBorders>
            <w:shd w:val="clear" w:color="auto" w:fill="auto"/>
            <w:noWrap/>
          </w:tcPr>
          <w:p w14:paraId="3C2DD86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45D4195F"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Bluegill</w:t>
            </w:r>
          </w:p>
        </w:tc>
        <w:tc>
          <w:tcPr>
            <w:tcW w:w="0" w:type="auto"/>
            <w:tcBorders>
              <w:top w:val="nil"/>
              <w:left w:val="nil"/>
              <w:bottom w:val="nil"/>
              <w:right w:val="nil"/>
            </w:tcBorders>
            <w:shd w:val="clear" w:color="auto" w:fill="auto"/>
            <w:noWrap/>
          </w:tcPr>
          <w:p w14:paraId="74DE3A8F"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Trap net</w:t>
            </w:r>
          </w:p>
        </w:tc>
        <w:tc>
          <w:tcPr>
            <w:tcW w:w="0" w:type="auto"/>
            <w:tcBorders>
              <w:top w:val="nil"/>
              <w:left w:val="nil"/>
              <w:bottom w:val="nil"/>
              <w:right w:val="nil"/>
            </w:tcBorders>
            <w:shd w:val="clear" w:color="auto" w:fill="auto"/>
            <w:noWrap/>
          </w:tcPr>
          <w:p w14:paraId="0C79731E" w14:textId="2AE8CB66"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62" w:author="Chris Free" w:date="2023-02-09T13:01:00Z">
              <w:r w:rsidRPr="00010143">
                <w:rPr>
                  <w:rFonts w:ascii="Times New Roman" w:eastAsia="SimSun" w:hAnsi="Times New Roman"/>
                  <w:color w:val="000000"/>
                  <w:kern w:val="0"/>
                  <w:sz w:val="20"/>
                  <w:szCs w:val="20"/>
                </w:rPr>
                <w:t>N</w:t>
              </w:r>
            </w:ins>
            <w:del w:id="263"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64" w:author="Chris Free" w:date="2023-02-09T13:01:00Z">
              <w:r w:rsidRPr="00010143">
                <w:rPr>
                  <w:rFonts w:ascii="Times New Roman" w:eastAsia="SimSun" w:hAnsi="Times New Roman"/>
                  <w:color w:val="000000"/>
                  <w:kern w:val="0"/>
                  <w:sz w:val="20"/>
                  <w:szCs w:val="20"/>
                </w:rPr>
                <w:t xml:space="preserve"> and </w:t>
              </w:r>
            </w:ins>
            <w:del w:id="265"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2A42006B"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FFFFFF"/>
            <w:noWrap/>
          </w:tcPr>
          <w:p w14:paraId="4116DD64"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85-86</w:t>
            </w:r>
          </w:p>
        </w:tc>
      </w:tr>
      <w:tr w:rsidR="00DD6098" w:rsidRPr="00297E27" w14:paraId="502854CF" w14:textId="77777777" w:rsidTr="00297E27">
        <w:trPr>
          <w:trHeight w:hRule="exact" w:val="288"/>
        </w:trPr>
        <w:tc>
          <w:tcPr>
            <w:tcW w:w="0" w:type="auto"/>
            <w:tcBorders>
              <w:top w:val="nil"/>
              <w:left w:val="nil"/>
              <w:bottom w:val="nil"/>
              <w:right w:val="nil"/>
            </w:tcBorders>
            <w:shd w:val="clear" w:color="auto" w:fill="auto"/>
            <w:noWrap/>
          </w:tcPr>
          <w:p w14:paraId="746F8D8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76959AC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Walleye</w:t>
            </w:r>
          </w:p>
        </w:tc>
        <w:tc>
          <w:tcPr>
            <w:tcW w:w="0" w:type="auto"/>
            <w:tcBorders>
              <w:top w:val="nil"/>
              <w:left w:val="nil"/>
              <w:bottom w:val="nil"/>
              <w:right w:val="nil"/>
            </w:tcBorders>
            <w:shd w:val="clear" w:color="auto" w:fill="auto"/>
            <w:noWrap/>
          </w:tcPr>
          <w:p w14:paraId="645EE42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2763D116" w14:textId="5E167313"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66" w:author="Chris Free" w:date="2023-02-09T13:01:00Z">
              <w:r w:rsidRPr="00010143">
                <w:rPr>
                  <w:rFonts w:ascii="Times New Roman" w:eastAsia="SimSun" w:hAnsi="Times New Roman"/>
                  <w:color w:val="000000"/>
                  <w:kern w:val="0"/>
                  <w:sz w:val="20"/>
                  <w:szCs w:val="20"/>
                </w:rPr>
                <w:t>N</w:t>
              </w:r>
            </w:ins>
            <w:del w:id="267"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68" w:author="Chris Free" w:date="2023-02-09T13:01:00Z">
              <w:r w:rsidRPr="00010143">
                <w:rPr>
                  <w:rFonts w:ascii="Times New Roman" w:eastAsia="SimSun" w:hAnsi="Times New Roman"/>
                  <w:color w:val="000000"/>
                  <w:kern w:val="0"/>
                  <w:sz w:val="20"/>
                  <w:szCs w:val="20"/>
                </w:rPr>
                <w:t xml:space="preserve"> and </w:t>
              </w:r>
            </w:ins>
            <w:del w:id="269"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3B590AD1"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6200B4E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79</w:t>
            </w:r>
          </w:p>
        </w:tc>
      </w:tr>
      <w:tr w:rsidR="00DD6098" w:rsidRPr="00297E27" w14:paraId="6AD387CF" w14:textId="77777777" w:rsidTr="00297E27">
        <w:trPr>
          <w:trHeight w:hRule="exact" w:val="288"/>
        </w:trPr>
        <w:tc>
          <w:tcPr>
            <w:tcW w:w="0" w:type="auto"/>
            <w:tcBorders>
              <w:top w:val="nil"/>
              <w:left w:val="nil"/>
              <w:bottom w:val="nil"/>
              <w:right w:val="nil"/>
            </w:tcBorders>
            <w:shd w:val="clear" w:color="auto" w:fill="auto"/>
            <w:noWrap/>
          </w:tcPr>
          <w:p w14:paraId="364A7C1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62865D1C"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Yellow perch</w:t>
            </w:r>
          </w:p>
        </w:tc>
        <w:tc>
          <w:tcPr>
            <w:tcW w:w="0" w:type="auto"/>
            <w:tcBorders>
              <w:top w:val="nil"/>
              <w:left w:val="nil"/>
              <w:bottom w:val="nil"/>
              <w:right w:val="nil"/>
            </w:tcBorders>
            <w:shd w:val="clear" w:color="auto" w:fill="auto"/>
            <w:noWrap/>
          </w:tcPr>
          <w:p w14:paraId="57AED935"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69CF9E84" w14:textId="22337E6C"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70" w:author="Chris Free" w:date="2023-02-09T13:01:00Z">
              <w:r w:rsidRPr="00010143">
                <w:rPr>
                  <w:rFonts w:ascii="Times New Roman" w:eastAsia="SimSun" w:hAnsi="Times New Roman"/>
                  <w:color w:val="000000"/>
                  <w:kern w:val="0"/>
                  <w:sz w:val="20"/>
                  <w:szCs w:val="20"/>
                </w:rPr>
                <w:t>N</w:t>
              </w:r>
            </w:ins>
            <w:del w:id="271"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72" w:author="Chris Free" w:date="2023-02-09T13:01:00Z">
              <w:r w:rsidRPr="00010143">
                <w:rPr>
                  <w:rFonts w:ascii="Times New Roman" w:eastAsia="SimSun" w:hAnsi="Times New Roman"/>
                  <w:color w:val="000000"/>
                  <w:kern w:val="0"/>
                  <w:sz w:val="20"/>
                  <w:szCs w:val="20"/>
                </w:rPr>
                <w:t xml:space="preserve"> and </w:t>
              </w:r>
            </w:ins>
            <w:del w:id="273"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D012D1B"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112C4804"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79</w:t>
            </w:r>
          </w:p>
        </w:tc>
      </w:tr>
      <w:tr w:rsidR="00DD6098" w:rsidRPr="00297E27" w14:paraId="6798F55D" w14:textId="77777777" w:rsidTr="00297E27">
        <w:trPr>
          <w:trHeight w:hRule="exact" w:val="288"/>
        </w:trPr>
        <w:tc>
          <w:tcPr>
            <w:tcW w:w="0" w:type="auto"/>
            <w:tcBorders>
              <w:top w:val="nil"/>
              <w:left w:val="nil"/>
              <w:bottom w:val="nil"/>
              <w:right w:val="nil"/>
            </w:tcBorders>
            <w:shd w:val="clear" w:color="auto" w:fill="auto"/>
            <w:noWrap/>
          </w:tcPr>
          <w:p w14:paraId="500DFF8B"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44114E57"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Northern pike</w:t>
            </w:r>
          </w:p>
        </w:tc>
        <w:tc>
          <w:tcPr>
            <w:tcW w:w="0" w:type="auto"/>
            <w:tcBorders>
              <w:top w:val="nil"/>
              <w:left w:val="nil"/>
              <w:bottom w:val="nil"/>
              <w:right w:val="nil"/>
            </w:tcBorders>
            <w:shd w:val="clear" w:color="auto" w:fill="auto"/>
            <w:noWrap/>
          </w:tcPr>
          <w:p w14:paraId="66F7271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32A35BC6" w14:textId="7061D980"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74" w:author="Chris Free" w:date="2023-02-09T13:01:00Z">
              <w:r w:rsidRPr="00010143">
                <w:rPr>
                  <w:rFonts w:ascii="Times New Roman" w:eastAsia="SimSun" w:hAnsi="Times New Roman"/>
                  <w:color w:val="000000"/>
                  <w:kern w:val="0"/>
                  <w:sz w:val="20"/>
                  <w:szCs w:val="20"/>
                </w:rPr>
                <w:t>N</w:t>
              </w:r>
            </w:ins>
            <w:del w:id="275"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76" w:author="Chris Free" w:date="2023-02-09T13:01:00Z">
              <w:r w:rsidRPr="00010143">
                <w:rPr>
                  <w:rFonts w:ascii="Times New Roman" w:eastAsia="SimSun" w:hAnsi="Times New Roman"/>
                  <w:color w:val="000000"/>
                  <w:kern w:val="0"/>
                  <w:sz w:val="20"/>
                  <w:szCs w:val="20"/>
                </w:rPr>
                <w:t xml:space="preserve"> and </w:t>
              </w:r>
            </w:ins>
            <w:del w:id="277"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40047A2B"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06CFA927"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79</w:t>
            </w:r>
          </w:p>
        </w:tc>
      </w:tr>
      <w:tr w:rsidR="00DD6098" w:rsidRPr="00297E27" w14:paraId="4766B44D" w14:textId="77777777" w:rsidTr="00297E27">
        <w:trPr>
          <w:trHeight w:hRule="exact" w:val="288"/>
        </w:trPr>
        <w:tc>
          <w:tcPr>
            <w:tcW w:w="0" w:type="auto"/>
            <w:tcBorders>
              <w:top w:val="nil"/>
              <w:left w:val="nil"/>
              <w:bottom w:val="nil"/>
              <w:right w:val="nil"/>
            </w:tcBorders>
            <w:shd w:val="clear" w:color="auto" w:fill="auto"/>
            <w:noWrap/>
          </w:tcPr>
          <w:p w14:paraId="7209D377"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Minnesota</w:t>
            </w:r>
          </w:p>
        </w:tc>
        <w:tc>
          <w:tcPr>
            <w:tcW w:w="0" w:type="auto"/>
            <w:tcBorders>
              <w:top w:val="nil"/>
              <w:left w:val="nil"/>
              <w:bottom w:val="nil"/>
              <w:right w:val="nil"/>
            </w:tcBorders>
            <w:shd w:val="clear" w:color="auto" w:fill="auto"/>
            <w:noWrap/>
          </w:tcPr>
          <w:p w14:paraId="7E025E8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Black crappie</w:t>
            </w:r>
          </w:p>
        </w:tc>
        <w:tc>
          <w:tcPr>
            <w:tcW w:w="0" w:type="auto"/>
            <w:tcBorders>
              <w:top w:val="nil"/>
              <w:left w:val="nil"/>
              <w:bottom w:val="nil"/>
              <w:right w:val="nil"/>
            </w:tcBorders>
            <w:shd w:val="clear" w:color="auto" w:fill="auto"/>
            <w:noWrap/>
          </w:tcPr>
          <w:p w14:paraId="3BF1939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Trap net</w:t>
            </w:r>
          </w:p>
        </w:tc>
        <w:tc>
          <w:tcPr>
            <w:tcW w:w="0" w:type="auto"/>
            <w:tcBorders>
              <w:top w:val="nil"/>
              <w:left w:val="nil"/>
              <w:bottom w:val="nil"/>
              <w:right w:val="nil"/>
            </w:tcBorders>
            <w:shd w:val="clear" w:color="auto" w:fill="auto"/>
            <w:noWrap/>
          </w:tcPr>
          <w:p w14:paraId="3DB828BA" w14:textId="6B25A80B"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78" w:author="Chris Free" w:date="2023-02-09T13:01:00Z">
              <w:r w:rsidRPr="00010143">
                <w:rPr>
                  <w:rFonts w:ascii="Times New Roman" w:eastAsia="SimSun" w:hAnsi="Times New Roman"/>
                  <w:color w:val="000000"/>
                  <w:kern w:val="0"/>
                  <w:sz w:val="20"/>
                  <w:szCs w:val="20"/>
                </w:rPr>
                <w:t>N</w:t>
              </w:r>
            </w:ins>
            <w:del w:id="279" w:author="Chris Free" w:date="2023-02-09T13:01: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80" w:author="Chris Free" w:date="2023-02-09T13:01:00Z">
              <w:r w:rsidRPr="00010143">
                <w:rPr>
                  <w:rFonts w:ascii="Times New Roman" w:eastAsia="SimSun" w:hAnsi="Times New Roman"/>
                  <w:color w:val="000000"/>
                  <w:kern w:val="0"/>
                  <w:sz w:val="20"/>
                  <w:szCs w:val="20"/>
                </w:rPr>
                <w:t xml:space="preserve"> and </w:t>
              </w:r>
            </w:ins>
            <w:del w:id="281"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CFF40BC"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FFFFFF"/>
            <w:noWrap/>
          </w:tcPr>
          <w:p w14:paraId="47634BFB"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MDNR Survey Manual pg. 85-86</w:t>
            </w:r>
          </w:p>
        </w:tc>
      </w:tr>
      <w:tr w:rsidR="00DD6098" w:rsidRPr="00297E27" w14:paraId="22234C8A" w14:textId="77777777" w:rsidTr="00297E27">
        <w:trPr>
          <w:trHeight w:hRule="exact" w:val="288"/>
        </w:trPr>
        <w:tc>
          <w:tcPr>
            <w:tcW w:w="0" w:type="auto"/>
            <w:tcBorders>
              <w:top w:val="nil"/>
              <w:left w:val="nil"/>
              <w:bottom w:val="nil"/>
              <w:right w:val="nil"/>
            </w:tcBorders>
            <w:shd w:val="clear" w:color="auto" w:fill="auto"/>
            <w:noWrap/>
          </w:tcPr>
          <w:p w14:paraId="4A1FB8D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nil"/>
              <w:right w:val="nil"/>
            </w:tcBorders>
            <w:shd w:val="clear" w:color="auto" w:fill="auto"/>
            <w:noWrap/>
          </w:tcPr>
          <w:p w14:paraId="3E02621A"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Largemouth bass</w:t>
            </w:r>
          </w:p>
        </w:tc>
        <w:tc>
          <w:tcPr>
            <w:tcW w:w="0" w:type="auto"/>
            <w:tcBorders>
              <w:top w:val="nil"/>
              <w:left w:val="nil"/>
              <w:bottom w:val="nil"/>
              <w:right w:val="nil"/>
            </w:tcBorders>
            <w:shd w:val="clear" w:color="auto" w:fill="auto"/>
            <w:noWrap/>
          </w:tcPr>
          <w:p w14:paraId="7C7A450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Boom shocker</w:t>
            </w:r>
          </w:p>
        </w:tc>
        <w:tc>
          <w:tcPr>
            <w:tcW w:w="0" w:type="auto"/>
            <w:tcBorders>
              <w:top w:val="nil"/>
              <w:left w:val="nil"/>
              <w:bottom w:val="nil"/>
              <w:right w:val="nil"/>
            </w:tcBorders>
            <w:shd w:val="clear" w:color="auto" w:fill="auto"/>
            <w:noWrap/>
          </w:tcPr>
          <w:p w14:paraId="79B7FA1B" w14:textId="4E43D66C"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82" w:author="Chris Free" w:date="2023-02-09T13:01:00Z">
              <w:r w:rsidRPr="00010143">
                <w:rPr>
                  <w:rFonts w:ascii="Times New Roman" w:eastAsia="SimSun" w:hAnsi="Times New Roman"/>
                  <w:color w:val="000000"/>
                  <w:kern w:val="0"/>
                  <w:sz w:val="20"/>
                  <w:szCs w:val="20"/>
                </w:rPr>
                <w:t>M</w:t>
              </w:r>
            </w:ins>
            <w:del w:id="283" w:author="Chris Free" w:date="2023-02-09T13:01:00Z">
              <w:r w:rsidR="00DD6098" w:rsidRPr="00010143" w:rsidDel="00297E27">
                <w:rPr>
                  <w:rFonts w:ascii="Times New Roman" w:eastAsia="SimSun" w:hAnsi="Times New Roman"/>
                  <w:color w:val="000000"/>
                  <w:kern w:val="0"/>
                  <w:sz w:val="20"/>
                  <w:szCs w:val="20"/>
                </w:rPr>
                <w:delText>m</w:delText>
              </w:r>
            </w:del>
            <w:r w:rsidR="00DD6098" w:rsidRPr="00010143">
              <w:rPr>
                <w:rFonts w:ascii="Times New Roman" w:eastAsia="SimSun" w:hAnsi="Times New Roman"/>
                <w:color w:val="000000"/>
                <w:kern w:val="0"/>
                <w:sz w:val="20"/>
                <w:szCs w:val="20"/>
              </w:rPr>
              <w:t>iles of fishing</w:t>
            </w:r>
          </w:p>
        </w:tc>
        <w:tc>
          <w:tcPr>
            <w:tcW w:w="0" w:type="auto"/>
            <w:tcBorders>
              <w:top w:val="nil"/>
              <w:left w:val="nil"/>
              <w:bottom w:val="nil"/>
              <w:right w:val="nil"/>
            </w:tcBorders>
            <w:shd w:val="clear" w:color="auto" w:fill="auto"/>
            <w:noWrap/>
          </w:tcPr>
          <w:p w14:paraId="2202DDB7"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63006B5A"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https://apps.sd.gov/GF56FisheriesReports/</w:t>
            </w:r>
          </w:p>
        </w:tc>
      </w:tr>
      <w:tr w:rsidR="00DD6098" w:rsidRPr="00297E27" w14:paraId="44640089" w14:textId="77777777" w:rsidTr="00297E27">
        <w:trPr>
          <w:trHeight w:hRule="exact" w:val="288"/>
        </w:trPr>
        <w:tc>
          <w:tcPr>
            <w:tcW w:w="0" w:type="auto"/>
            <w:tcBorders>
              <w:top w:val="nil"/>
              <w:left w:val="nil"/>
              <w:bottom w:val="nil"/>
              <w:right w:val="nil"/>
            </w:tcBorders>
            <w:shd w:val="clear" w:color="auto" w:fill="auto"/>
            <w:noWrap/>
          </w:tcPr>
          <w:p w14:paraId="3F3C12B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nil"/>
              <w:right w:val="nil"/>
            </w:tcBorders>
            <w:shd w:val="clear" w:color="auto" w:fill="auto"/>
            <w:noWrap/>
          </w:tcPr>
          <w:p w14:paraId="7EA7B6DF"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Smallmouth bass</w:t>
            </w:r>
          </w:p>
        </w:tc>
        <w:tc>
          <w:tcPr>
            <w:tcW w:w="0" w:type="auto"/>
            <w:tcBorders>
              <w:top w:val="nil"/>
              <w:left w:val="nil"/>
              <w:bottom w:val="nil"/>
              <w:right w:val="nil"/>
            </w:tcBorders>
            <w:shd w:val="clear" w:color="auto" w:fill="auto"/>
            <w:noWrap/>
          </w:tcPr>
          <w:p w14:paraId="031F7D87"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Frame net</w:t>
            </w:r>
          </w:p>
        </w:tc>
        <w:tc>
          <w:tcPr>
            <w:tcW w:w="0" w:type="auto"/>
            <w:tcBorders>
              <w:top w:val="nil"/>
              <w:left w:val="nil"/>
              <w:bottom w:val="nil"/>
              <w:right w:val="nil"/>
            </w:tcBorders>
            <w:shd w:val="clear" w:color="auto" w:fill="auto"/>
            <w:noWrap/>
          </w:tcPr>
          <w:p w14:paraId="6A1F68E6" w14:textId="6C3436A5"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84" w:author="Chris Free" w:date="2023-02-09T13:02:00Z">
              <w:r w:rsidRPr="00010143">
                <w:rPr>
                  <w:rFonts w:ascii="Times New Roman" w:eastAsia="SimSun" w:hAnsi="Times New Roman"/>
                  <w:color w:val="000000"/>
                  <w:kern w:val="0"/>
                  <w:sz w:val="20"/>
                  <w:szCs w:val="20"/>
                </w:rPr>
                <w:t>N</w:t>
              </w:r>
            </w:ins>
            <w:del w:id="285" w:author="Chris Free" w:date="2023-02-09T13:02: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86" w:author="Chris Free" w:date="2023-02-09T13:01:00Z">
              <w:r w:rsidRPr="00010143">
                <w:rPr>
                  <w:rFonts w:ascii="Times New Roman" w:eastAsia="SimSun" w:hAnsi="Times New Roman"/>
                  <w:color w:val="000000"/>
                  <w:kern w:val="0"/>
                  <w:sz w:val="20"/>
                  <w:szCs w:val="20"/>
                </w:rPr>
                <w:t xml:space="preserve"> and </w:t>
              </w:r>
            </w:ins>
            <w:del w:id="287"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2083CFC"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211882F0"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https://apps.sd.gov/GF57FisheriesReports/</w:t>
            </w:r>
          </w:p>
        </w:tc>
      </w:tr>
      <w:tr w:rsidR="00DD6098" w:rsidRPr="00297E27" w14:paraId="59C016A3" w14:textId="77777777" w:rsidTr="00297E27">
        <w:trPr>
          <w:trHeight w:hRule="exact" w:val="288"/>
        </w:trPr>
        <w:tc>
          <w:tcPr>
            <w:tcW w:w="0" w:type="auto"/>
            <w:tcBorders>
              <w:top w:val="nil"/>
              <w:left w:val="nil"/>
              <w:bottom w:val="nil"/>
              <w:right w:val="nil"/>
            </w:tcBorders>
            <w:shd w:val="clear" w:color="auto" w:fill="auto"/>
            <w:noWrap/>
          </w:tcPr>
          <w:p w14:paraId="4B756F52"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nil"/>
              <w:right w:val="nil"/>
            </w:tcBorders>
            <w:shd w:val="clear" w:color="auto" w:fill="auto"/>
            <w:noWrap/>
          </w:tcPr>
          <w:p w14:paraId="733C77A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Bluegill</w:t>
            </w:r>
          </w:p>
        </w:tc>
        <w:tc>
          <w:tcPr>
            <w:tcW w:w="0" w:type="auto"/>
            <w:tcBorders>
              <w:top w:val="nil"/>
              <w:left w:val="nil"/>
              <w:bottom w:val="nil"/>
              <w:right w:val="nil"/>
            </w:tcBorders>
            <w:shd w:val="clear" w:color="auto" w:fill="auto"/>
            <w:noWrap/>
          </w:tcPr>
          <w:p w14:paraId="71C80E59"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Frame net</w:t>
            </w:r>
          </w:p>
        </w:tc>
        <w:tc>
          <w:tcPr>
            <w:tcW w:w="0" w:type="auto"/>
            <w:tcBorders>
              <w:top w:val="nil"/>
              <w:left w:val="nil"/>
              <w:bottom w:val="nil"/>
              <w:right w:val="nil"/>
            </w:tcBorders>
            <w:shd w:val="clear" w:color="auto" w:fill="auto"/>
            <w:noWrap/>
          </w:tcPr>
          <w:p w14:paraId="22DB58C1" w14:textId="79AFE9F1"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88" w:author="Chris Free" w:date="2023-02-09T13:02:00Z">
              <w:r w:rsidRPr="00010143">
                <w:rPr>
                  <w:rFonts w:ascii="Times New Roman" w:eastAsia="SimSun" w:hAnsi="Times New Roman"/>
                  <w:color w:val="000000"/>
                  <w:kern w:val="0"/>
                  <w:sz w:val="20"/>
                  <w:szCs w:val="20"/>
                </w:rPr>
                <w:t>N</w:t>
              </w:r>
            </w:ins>
            <w:del w:id="289" w:author="Chris Free" w:date="2023-02-09T13:02: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90" w:author="Chris Free" w:date="2023-02-09T13:01:00Z">
              <w:r w:rsidRPr="00010143">
                <w:rPr>
                  <w:rFonts w:ascii="Times New Roman" w:eastAsia="SimSun" w:hAnsi="Times New Roman"/>
                  <w:color w:val="000000"/>
                  <w:kern w:val="0"/>
                  <w:sz w:val="20"/>
                  <w:szCs w:val="20"/>
                </w:rPr>
                <w:t xml:space="preserve"> and </w:t>
              </w:r>
            </w:ins>
            <w:del w:id="291"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3E8B7A8"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21DA962E"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https://apps.sd.gov/GF59FisheriesReports/</w:t>
            </w:r>
          </w:p>
        </w:tc>
      </w:tr>
      <w:tr w:rsidR="00DD6098" w:rsidRPr="00297E27" w14:paraId="07E8DCF6" w14:textId="77777777" w:rsidTr="00297E27">
        <w:trPr>
          <w:trHeight w:hRule="exact" w:val="288"/>
        </w:trPr>
        <w:tc>
          <w:tcPr>
            <w:tcW w:w="0" w:type="auto"/>
            <w:tcBorders>
              <w:top w:val="nil"/>
              <w:left w:val="nil"/>
              <w:bottom w:val="nil"/>
              <w:right w:val="nil"/>
            </w:tcBorders>
            <w:shd w:val="clear" w:color="auto" w:fill="auto"/>
            <w:noWrap/>
          </w:tcPr>
          <w:p w14:paraId="3931405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nil"/>
              <w:right w:val="nil"/>
            </w:tcBorders>
            <w:shd w:val="clear" w:color="auto" w:fill="auto"/>
            <w:noWrap/>
          </w:tcPr>
          <w:p w14:paraId="317DE3E8"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Walleye</w:t>
            </w:r>
          </w:p>
        </w:tc>
        <w:tc>
          <w:tcPr>
            <w:tcW w:w="0" w:type="auto"/>
            <w:tcBorders>
              <w:top w:val="nil"/>
              <w:left w:val="nil"/>
              <w:bottom w:val="nil"/>
              <w:right w:val="nil"/>
            </w:tcBorders>
            <w:shd w:val="clear" w:color="auto" w:fill="auto"/>
            <w:noWrap/>
          </w:tcPr>
          <w:p w14:paraId="459D0BC1"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Frame net</w:t>
            </w:r>
          </w:p>
        </w:tc>
        <w:tc>
          <w:tcPr>
            <w:tcW w:w="0" w:type="auto"/>
            <w:tcBorders>
              <w:top w:val="nil"/>
              <w:left w:val="nil"/>
              <w:bottom w:val="nil"/>
              <w:right w:val="nil"/>
            </w:tcBorders>
            <w:shd w:val="clear" w:color="auto" w:fill="auto"/>
            <w:noWrap/>
          </w:tcPr>
          <w:p w14:paraId="34D8C81A" w14:textId="7CDA2019"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92" w:author="Chris Free" w:date="2023-02-09T13:02:00Z">
              <w:r w:rsidRPr="00010143">
                <w:rPr>
                  <w:rFonts w:ascii="Times New Roman" w:eastAsia="SimSun" w:hAnsi="Times New Roman"/>
                  <w:color w:val="000000"/>
                  <w:kern w:val="0"/>
                  <w:sz w:val="20"/>
                  <w:szCs w:val="20"/>
                </w:rPr>
                <w:t>N</w:t>
              </w:r>
            </w:ins>
            <w:del w:id="293" w:author="Chris Free" w:date="2023-02-09T13:02: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94" w:author="Chris Free" w:date="2023-02-09T13:01:00Z">
              <w:r w:rsidRPr="00010143">
                <w:rPr>
                  <w:rFonts w:ascii="Times New Roman" w:eastAsia="SimSun" w:hAnsi="Times New Roman"/>
                  <w:color w:val="000000"/>
                  <w:kern w:val="0"/>
                  <w:sz w:val="20"/>
                  <w:szCs w:val="20"/>
                </w:rPr>
                <w:t xml:space="preserve"> and </w:t>
              </w:r>
            </w:ins>
            <w:del w:id="295"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7B8150E1"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2B08B3DD"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https://apps.sd.gov/GF60FisheriesReports/</w:t>
            </w:r>
          </w:p>
        </w:tc>
      </w:tr>
      <w:tr w:rsidR="00DD6098" w:rsidRPr="00297E27" w14:paraId="51253FDB" w14:textId="77777777" w:rsidTr="00297E27">
        <w:trPr>
          <w:trHeight w:hRule="exact" w:val="288"/>
        </w:trPr>
        <w:tc>
          <w:tcPr>
            <w:tcW w:w="0" w:type="auto"/>
            <w:tcBorders>
              <w:top w:val="nil"/>
              <w:left w:val="nil"/>
              <w:bottom w:val="nil"/>
              <w:right w:val="nil"/>
            </w:tcBorders>
            <w:shd w:val="clear" w:color="auto" w:fill="auto"/>
            <w:noWrap/>
          </w:tcPr>
          <w:p w14:paraId="0B717B4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nil"/>
              <w:right w:val="nil"/>
            </w:tcBorders>
            <w:shd w:val="clear" w:color="auto" w:fill="auto"/>
            <w:noWrap/>
          </w:tcPr>
          <w:p w14:paraId="1B92DEDC"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Yellow perch</w:t>
            </w:r>
          </w:p>
        </w:tc>
        <w:tc>
          <w:tcPr>
            <w:tcW w:w="0" w:type="auto"/>
            <w:tcBorders>
              <w:top w:val="nil"/>
              <w:left w:val="nil"/>
              <w:bottom w:val="nil"/>
              <w:right w:val="nil"/>
            </w:tcBorders>
            <w:shd w:val="clear" w:color="auto" w:fill="auto"/>
            <w:noWrap/>
          </w:tcPr>
          <w:p w14:paraId="6C7C5AC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Gill net</w:t>
            </w:r>
          </w:p>
        </w:tc>
        <w:tc>
          <w:tcPr>
            <w:tcW w:w="0" w:type="auto"/>
            <w:tcBorders>
              <w:top w:val="nil"/>
              <w:left w:val="nil"/>
              <w:bottom w:val="nil"/>
              <w:right w:val="nil"/>
            </w:tcBorders>
            <w:shd w:val="clear" w:color="auto" w:fill="auto"/>
            <w:noWrap/>
          </w:tcPr>
          <w:p w14:paraId="79B2D78F" w14:textId="78ED6654"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296" w:author="Chris Free" w:date="2023-02-09T13:02:00Z">
              <w:r w:rsidRPr="00010143">
                <w:rPr>
                  <w:rFonts w:ascii="Times New Roman" w:eastAsia="SimSun" w:hAnsi="Times New Roman"/>
                  <w:color w:val="000000"/>
                  <w:kern w:val="0"/>
                  <w:sz w:val="20"/>
                  <w:szCs w:val="20"/>
                </w:rPr>
                <w:t>N</w:t>
              </w:r>
            </w:ins>
            <w:del w:id="297" w:author="Chris Free" w:date="2023-02-09T13:02: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298" w:author="Chris Free" w:date="2023-02-09T13:01:00Z">
              <w:r w:rsidRPr="00010143">
                <w:rPr>
                  <w:rFonts w:ascii="Times New Roman" w:eastAsia="SimSun" w:hAnsi="Times New Roman"/>
                  <w:color w:val="000000"/>
                  <w:kern w:val="0"/>
                  <w:sz w:val="20"/>
                  <w:szCs w:val="20"/>
                </w:rPr>
                <w:t xml:space="preserve"> and </w:t>
              </w:r>
            </w:ins>
            <w:del w:id="299"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nil"/>
              <w:right w:val="nil"/>
            </w:tcBorders>
            <w:shd w:val="clear" w:color="auto" w:fill="auto"/>
            <w:noWrap/>
          </w:tcPr>
          <w:p w14:paraId="5D04785E"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nil"/>
              <w:right w:val="nil"/>
            </w:tcBorders>
            <w:shd w:val="clear" w:color="auto" w:fill="auto"/>
            <w:noWrap/>
          </w:tcPr>
          <w:p w14:paraId="0F8A8BE3"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https://apps.sd.gov/GF61FisheriesReports/</w:t>
            </w:r>
          </w:p>
        </w:tc>
      </w:tr>
      <w:tr w:rsidR="00DD6098" w:rsidRPr="00297E27" w14:paraId="7707C03A" w14:textId="77777777" w:rsidTr="00297E27">
        <w:trPr>
          <w:trHeight w:hRule="exact" w:val="288"/>
        </w:trPr>
        <w:tc>
          <w:tcPr>
            <w:tcW w:w="0" w:type="auto"/>
            <w:tcBorders>
              <w:top w:val="nil"/>
              <w:left w:val="nil"/>
              <w:bottom w:val="single" w:sz="4" w:space="0" w:color="000000"/>
              <w:right w:val="nil"/>
            </w:tcBorders>
            <w:shd w:val="clear" w:color="auto" w:fill="auto"/>
            <w:noWrap/>
          </w:tcPr>
          <w:p w14:paraId="1D0F9DD6"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South Dakota</w:t>
            </w:r>
          </w:p>
        </w:tc>
        <w:tc>
          <w:tcPr>
            <w:tcW w:w="0" w:type="auto"/>
            <w:tcBorders>
              <w:top w:val="nil"/>
              <w:left w:val="nil"/>
              <w:bottom w:val="single" w:sz="4" w:space="0" w:color="000000"/>
              <w:right w:val="nil"/>
            </w:tcBorders>
            <w:shd w:val="clear" w:color="auto" w:fill="auto"/>
            <w:noWrap/>
          </w:tcPr>
          <w:p w14:paraId="7B26D615"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Black crappie</w:t>
            </w:r>
          </w:p>
        </w:tc>
        <w:tc>
          <w:tcPr>
            <w:tcW w:w="0" w:type="auto"/>
            <w:tcBorders>
              <w:top w:val="nil"/>
              <w:left w:val="nil"/>
              <w:bottom w:val="single" w:sz="4" w:space="0" w:color="000000"/>
              <w:right w:val="nil"/>
            </w:tcBorders>
            <w:shd w:val="clear" w:color="auto" w:fill="auto"/>
            <w:noWrap/>
          </w:tcPr>
          <w:p w14:paraId="1BEFDE70"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Frame net</w:t>
            </w:r>
          </w:p>
        </w:tc>
        <w:tc>
          <w:tcPr>
            <w:tcW w:w="0" w:type="auto"/>
            <w:tcBorders>
              <w:top w:val="nil"/>
              <w:left w:val="nil"/>
              <w:bottom w:val="single" w:sz="4" w:space="0" w:color="000000"/>
              <w:right w:val="nil"/>
            </w:tcBorders>
            <w:shd w:val="clear" w:color="auto" w:fill="auto"/>
            <w:noWrap/>
          </w:tcPr>
          <w:p w14:paraId="5C353D70" w14:textId="6E5FEBB7" w:rsidR="00DD6098" w:rsidRPr="00010143" w:rsidRDefault="00297E27" w:rsidP="0093761A">
            <w:pPr>
              <w:widowControl/>
              <w:spacing w:line="240" w:lineRule="auto"/>
              <w:jc w:val="center"/>
              <w:rPr>
                <w:rFonts w:ascii="Times New Roman" w:eastAsia="SimSun" w:hAnsi="Times New Roman"/>
                <w:color w:val="000000"/>
                <w:kern w:val="0"/>
                <w:sz w:val="20"/>
                <w:szCs w:val="20"/>
              </w:rPr>
            </w:pPr>
            <w:ins w:id="300" w:author="Chris Free" w:date="2023-02-09T13:02:00Z">
              <w:r w:rsidRPr="00010143">
                <w:rPr>
                  <w:rFonts w:ascii="Times New Roman" w:eastAsia="SimSun" w:hAnsi="Times New Roman"/>
                  <w:color w:val="000000"/>
                  <w:kern w:val="0"/>
                  <w:sz w:val="20"/>
                  <w:szCs w:val="20"/>
                </w:rPr>
                <w:t>N</w:t>
              </w:r>
            </w:ins>
            <w:del w:id="301" w:author="Chris Free" w:date="2023-02-09T13:02:00Z">
              <w:r w:rsidR="00DD6098" w:rsidRPr="00010143" w:rsidDel="00297E27">
                <w:rPr>
                  <w:rFonts w:ascii="Times New Roman" w:eastAsia="SimSun" w:hAnsi="Times New Roman"/>
                  <w:color w:val="000000"/>
                  <w:kern w:val="0"/>
                  <w:sz w:val="20"/>
                  <w:szCs w:val="20"/>
                </w:rPr>
                <w:delText>n</w:delText>
              </w:r>
            </w:del>
            <w:r w:rsidR="00DD6098" w:rsidRPr="00010143">
              <w:rPr>
                <w:rFonts w:ascii="Times New Roman" w:eastAsia="SimSun" w:hAnsi="Times New Roman"/>
                <w:color w:val="000000"/>
                <w:kern w:val="0"/>
                <w:sz w:val="20"/>
                <w:szCs w:val="20"/>
              </w:rPr>
              <w:t>umber of nets</w:t>
            </w:r>
            <w:ins w:id="302" w:author="Chris Free" w:date="2023-02-09T13:01:00Z">
              <w:r w:rsidRPr="00010143">
                <w:rPr>
                  <w:rFonts w:ascii="Times New Roman" w:eastAsia="SimSun" w:hAnsi="Times New Roman"/>
                  <w:color w:val="000000"/>
                  <w:kern w:val="0"/>
                  <w:sz w:val="20"/>
                  <w:szCs w:val="20"/>
                </w:rPr>
                <w:t xml:space="preserve"> and </w:t>
              </w:r>
            </w:ins>
            <w:del w:id="303" w:author="Chris Free" w:date="2023-02-09T13:01:00Z">
              <w:r w:rsidR="00DD6098" w:rsidRPr="00010143" w:rsidDel="00297E27">
                <w:rPr>
                  <w:rFonts w:ascii="Times New Roman" w:eastAsia="SimSun" w:hAnsi="Times New Roman"/>
                  <w:color w:val="000000"/>
                  <w:kern w:val="0"/>
                  <w:sz w:val="20"/>
                  <w:szCs w:val="20"/>
                </w:rPr>
                <w:delText>&amp;</w:delText>
              </w:r>
            </w:del>
            <w:r w:rsidR="00DD6098" w:rsidRPr="00010143">
              <w:rPr>
                <w:rFonts w:ascii="Times New Roman" w:eastAsia="SimSun" w:hAnsi="Times New Roman"/>
                <w:color w:val="000000"/>
                <w:kern w:val="0"/>
                <w:sz w:val="20"/>
                <w:szCs w:val="20"/>
              </w:rPr>
              <w:t>nights</w:t>
            </w:r>
          </w:p>
        </w:tc>
        <w:tc>
          <w:tcPr>
            <w:tcW w:w="0" w:type="auto"/>
            <w:tcBorders>
              <w:top w:val="nil"/>
              <w:left w:val="nil"/>
              <w:bottom w:val="single" w:sz="4" w:space="0" w:color="000000"/>
              <w:right w:val="nil"/>
            </w:tcBorders>
            <w:shd w:val="clear" w:color="auto" w:fill="auto"/>
            <w:noWrap/>
          </w:tcPr>
          <w:p w14:paraId="0182C7DC" w14:textId="77777777" w:rsidR="00DD6098" w:rsidRPr="00010143" w:rsidRDefault="00DD6098" w:rsidP="0093761A">
            <w:pPr>
              <w:widowControl/>
              <w:spacing w:line="240" w:lineRule="auto"/>
              <w:jc w:val="left"/>
              <w:rPr>
                <w:rFonts w:ascii="Times New Roman" w:eastAsia="SimSun" w:hAnsi="Times New Roman"/>
                <w:color w:val="000000"/>
                <w:kern w:val="0"/>
                <w:sz w:val="20"/>
                <w:szCs w:val="20"/>
              </w:rPr>
            </w:pPr>
            <w:proofErr w:type="spellStart"/>
            <w:r w:rsidRPr="00010143">
              <w:rPr>
                <w:rFonts w:ascii="Times New Roman" w:eastAsia="SimSun" w:hAnsi="Times New Roman"/>
                <w:color w:val="000000"/>
                <w:kern w:val="0"/>
                <w:sz w:val="20"/>
                <w:szCs w:val="20"/>
              </w:rPr>
              <w:t>Mar~Nov</w:t>
            </w:r>
            <w:proofErr w:type="spellEnd"/>
          </w:p>
        </w:tc>
        <w:tc>
          <w:tcPr>
            <w:tcW w:w="0" w:type="auto"/>
            <w:tcBorders>
              <w:top w:val="nil"/>
              <w:left w:val="nil"/>
              <w:bottom w:val="single" w:sz="4" w:space="0" w:color="000000"/>
              <w:right w:val="nil"/>
            </w:tcBorders>
            <w:shd w:val="clear" w:color="auto" w:fill="auto"/>
            <w:noWrap/>
          </w:tcPr>
          <w:p w14:paraId="1139F20E" w14:textId="77777777" w:rsidR="00DD6098" w:rsidRPr="00010143" w:rsidRDefault="00DD6098" w:rsidP="0093761A">
            <w:pPr>
              <w:widowControl/>
              <w:spacing w:line="240" w:lineRule="auto"/>
              <w:jc w:val="center"/>
              <w:rPr>
                <w:rFonts w:ascii="Times New Roman" w:eastAsia="SimSun" w:hAnsi="Times New Roman"/>
                <w:color w:val="000000"/>
                <w:kern w:val="0"/>
                <w:sz w:val="20"/>
                <w:szCs w:val="20"/>
              </w:rPr>
            </w:pPr>
            <w:r w:rsidRPr="00010143">
              <w:rPr>
                <w:rFonts w:ascii="Times New Roman" w:eastAsia="SimSun" w:hAnsi="Times New Roman"/>
                <w:color w:val="000000"/>
                <w:kern w:val="0"/>
                <w:sz w:val="20"/>
                <w:szCs w:val="20"/>
              </w:rPr>
              <w:t>https://apps.sd.gov/GF63FisheriesReports/</w:t>
            </w:r>
          </w:p>
        </w:tc>
      </w:tr>
    </w:tbl>
    <w:p w14:paraId="2CDCFEC9" w14:textId="77777777" w:rsidR="00010143" w:rsidRDefault="00010143" w:rsidP="00326B4A">
      <w:pPr>
        <w:spacing w:line="240" w:lineRule="auto"/>
        <w:rPr>
          <w:rFonts w:ascii="Times New Roman" w:hAnsi="Times New Roman"/>
          <w:b/>
          <w:bCs/>
        </w:rPr>
      </w:pPr>
    </w:p>
    <w:p w14:paraId="3A4D9601" w14:textId="77777777" w:rsidR="00010143" w:rsidRDefault="00010143">
      <w:pPr>
        <w:widowControl/>
        <w:jc w:val="left"/>
        <w:rPr>
          <w:rFonts w:ascii="Times New Roman" w:hAnsi="Times New Roman"/>
          <w:b/>
          <w:bCs/>
        </w:rPr>
      </w:pPr>
      <w:r>
        <w:rPr>
          <w:rFonts w:ascii="Times New Roman" w:hAnsi="Times New Roman"/>
          <w:b/>
          <w:bCs/>
        </w:rPr>
        <w:br w:type="page"/>
      </w:r>
    </w:p>
    <w:p w14:paraId="11C3AB53" w14:textId="1815D01A" w:rsidR="00616886" w:rsidRDefault="001E0F0C" w:rsidP="00326B4A">
      <w:pPr>
        <w:spacing w:line="240" w:lineRule="auto"/>
        <w:rPr>
          <w:rFonts w:ascii="Times New Roman" w:hAnsi="Times New Roman"/>
        </w:rPr>
      </w:pPr>
      <w:r w:rsidRPr="00326B4A">
        <w:rPr>
          <w:rFonts w:ascii="Times New Roman" w:hAnsi="Times New Roman"/>
          <w:b/>
          <w:bCs/>
          <w:rPrChange w:id="304" w:author="Chris Free" w:date="2023-02-09T12:56:00Z">
            <w:rPr>
              <w:rFonts w:ascii="Times New Roman" w:hAnsi="Times New Roman"/>
            </w:rPr>
          </w:rPrChange>
        </w:rPr>
        <w:lastRenderedPageBreak/>
        <w:t>Table</w:t>
      </w:r>
      <w:ins w:id="305" w:author="Chris Free" w:date="2023-02-09T12:56:00Z">
        <w:r w:rsidR="00326B4A">
          <w:rPr>
            <w:rFonts w:ascii="Times New Roman" w:hAnsi="Times New Roman"/>
            <w:b/>
            <w:bCs/>
          </w:rPr>
          <w:t xml:space="preserve"> </w:t>
        </w:r>
      </w:ins>
      <w:del w:id="306" w:author="Chris Free" w:date="2023-02-09T12:56:00Z">
        <w:r w:rsidRPr="00326B4A" w:rsidDel="00326B4A">
          <w:rPr>
            <w:rFonts w:ascii="Times New Roman" w:hAnsi="Times New Roman"/>
            <w:b/>
            <w:bCs/>
            <w:rPrChange w:id="307" w:author="Chris Free" w:date="2023-02-09T12:56:00Z">
              <w:rPr>
                <w:rFonts w:ascii="Times New Roman" w:hAnsi="Times New Roman"/>
              </w:rPr>
            </w:rPrChange>
          </w:rPr>
          <w:delText>.</w:delText>
        </w:r>
      </w:del>
      <w:r w:rsidRPr="00326B4A">
        <w:rPr>
          <w:rFonts w:ascii="Times New Roman" w:hAnsi="Times New Roman"/>
          <w:b/>
          <w:bCs/>
          <w:rPrChange w:id="308" w:author="Chris Free" w:date="2023-02-09T12:56:00Z">
            <w:rPr>
              <w:rFonts w:ascii="Times New Roman" w:hAnsi="Times New Roman"/>
            </w:rPr>
          </w:rPrChange>
        </w:rPr>
        <w:t>S</w:t>
      </w:r>
      <w:ins w:id="309" w:author="Chris Free" w:date="2023-02-09T13:39:00Z">
        <w:r w:rsidR="00E960AA">
          <w:rPr>
            <w:rFonts w:ascii="Times New Roman" w:hAnsi="Times New Roman"/>
            <w:b/>
            <w:bCs/>
          </w:rPr>
          <w:t>5</w:t>
        </w:r>
      </w:ins>
      <w:del w:id="310" w:author="Chris Free" w:date="2023-02-09T13:39:00Z">
        <w:r w:rsidRPr="00326B4A" w:rsidDel="00E960AA">
          <w:rPr>
            <w:rFonts w:ascii="Times New Roman" w:hAnsi="Times New Roman"/>
            <w:b/>
            <w:bCs/>
            <w:rPrChange w:id="311" w:author="Chris Free" w:date="2023-02-09T12:56:00Z">
              <w:rPr>
                <w:rFonts w:ascii="Times New Roman" w:hAnsi="Times New Roman"/>
              </w:rPr>
            </w:rPrChange>
          </w:rPr>
          <w:delText>2</w:delText>
        </w:r>
      </w:del>
      <w:ins w:id="312" w:author="Chris Free" w:date="2023-02-09T12:56:00Z">
        <w:r w:rsidR="00326B4A">
          <w:rPr>
            <w:rFonts w:ascii="Times New Roman" w:hAnsi="Times New Roman"/>
            <w:b/>
            <w:bCs/>
          </w:rPr>
          <w:t>.</w:t>
        </w:r>
      </w:ins>
      <w:r w:rsidRPr="00326B4A">
        <w:rPr>
          <w:rFonts w:ascii="Times New Roman" w:hAnsi="Times New Roman"/>
          <w:b/>
          <w:bCs/>
          <w:rPrChange w:id="313" w:author="Chris Free" w:date="2023-02-09T12:56:00Z">
            <w:rPr>
              <w:rFonts w:ascii="Times New Roman" w:hAnsi="Times New Roman"/>
            </w:rPr>
          </w:rPrChange>
        </w:rPr>
        <w:t xml:space="preserve"> </w:t>
      </w:r>
      <w:r>
        <w:rPr>
          <w:rFonts w:ascii="Times New Roman" w:hAnsi="Times New Roman"/>
        </w:rPr>
        <w:t>Prior ranges for intrinsic growth rate (</w:t>
      </w:r>
      <w:r>
        <w:rPr>
          <w:rFonts w:ascii="Times New Roman" w:hAnsi="Times New Roman"/>
          <w:i/>
          <w:iCs/>
        </w:rPr>
        <w:t>r</w:t>
      </w:r>
      <w:r>
        <w:rPr>
          <w:rFonts w:ascii="Times New Roman" w:hAnsi="Times New Roman"/>
        </w:rPr>
        <w:t xml:space="preserve">) </w:t>
      </w:r>
      <w:r w:rsidR="00DD6098">
        <w:rPr>
          <w:rFonts w:ascii="Times New Roman" w:hAnsi="Times New Roman"/>
        </w:rPr>
        <w:t>based</w:t>
      </w:r>
      <w:r>
        <w:rPr>
          <w:rFonts w:ascii="Times New Roman" w:hAnsi="Times New Roman"/>
        </w:rPr>
        <w:t xml:space="preserve"> on species-specific resilience</w:t>
      </w:r>
      <w:r w:rsidR="00DD6098">
        <w:rPr>
          <w:rFonts w:ascii="Times New Roman" w:hAnsi="Times New Roman"/>
        </w:rPr>
        <w:t xml:space="preserve"> (</w:t>
      </w:r>
      <w:commentRangeStart w:id="314"/>
      <w:r w:rsidR="00DD6098">
        <w:rPr>
          <w:rFonts w:ascii="Times New Roman" w:hAnsi="Times New Roman"/>
        </w:rPr>
        <w:t xml:space="preserve">fish base website and </w:t>
      </w:r>
      <w:r w:rsidR="00605697" w:rsidRPr="00605697">
        <w:rPr>
          <w:rFonts w:ascii="Times New Roman" w:hAnsi="Times New Roman"/>
        </w:rPr>
        <w:t>Froese</w:t>
      </w:r>
      <w:r w:rsidR="00605697">
        <w:rPr>
          <w:rFonts w:ascii="Times New Roman" w:hAnsi="Times New Roman"/>
        </w:rPr>
        <w:t xml:space="preserve"> et al.</w:t>
      </w:r>
      <w:commentRangeEnd w:id="314"/>
      <w:r w:rsidR="001E7F4B">
        <w:rPr>
          <w:rStyle w:val="CommentReference"/>
        </w:rPr>
        <w:commentReference w:id="314"/>
      </w:r>
      <w:r w:rsidR="00DD6098">
        <w:rPr>
          <w:rFonts w:ascii="Times New Roman" w:hAnsi="Times New Roman"/>
        </w:rPr>
        <w:t>)</w:t>
      </w:r>
      <w:ins w:id="315" w:author="Chris Free" w:date="2023-02-09T12:56:00Z">
        <w:r w:rsidR="00326B4A">
          <w:rPr>
            <w:rFonts w:ascii="Times New Roman" w:hAnsi="Times New Roman"/>
          </w:rPr>
          <w:t>.</w:t>
        </w:r>
      </w:ins>
    </w:p>
    <w:tbl>
      <w:tblPr>
        <w:tblW w:w="0" w:type="auto"/>
        <w:tblLook w:val="04A0" w:firstRow="1" w:lastRow="0" w:firstColumn="1" w:lastColumn="0" w:noHBand="0" w:noVBand="1"/>
      </w:tblPr>
      <w:tblGrid>
        <w:gridCol w:w="1589"/>
        <w:gridCol w:w="1072"/>
        <w:gridCol w:w="3158"/>
      </w:tblGrid>
      <w:tr w:rsidR="00616886" w14:paraId="11C3AB57" w14:textId="77777777" w:rsidTr="00010143">
        <w:trPr>
          <w:trHeight w:hRule="exact" w:val="288"/>
        </w:trPr>
        <w:tc>
          <w:tcPr>
            <w:tcW w:w="0" w:type="auto"/>
            <w:tcBorders>
              <w:top w:val="single" w:sz="4" w:space="0" w:color="auto"/>
              <w:left w:val="nil"/>
              <w:bottom w:val="single" w:sz="4" w:space="0" w:color="auto"/>
              <w:right w:val="nil"/>
            </w:tcBorders>
            <w:shd w:val="clear" w:color="auto" w:fill="auto"/>
            <w:noWrap/>
            <w:vAlign w:val="center"/>
          </w:tcPr>
          <w:p w14:paraId="11C3AB54" w14:textId="77777777" w:rsidR="00616886" w:rsidRPr="00010143" w:rsidRDefault="001E0F0C" w:rsidP="00FE1791">
            <w:pPr>
              <w:widowControl/>
              <w:spacing w:line="240" w:lineRule="auto"/>
              <w:jc w:val="center"/>
              <w:rPr>
                <w:rFonts w:ascii="Times New Roman" w:eastAsia="SimSun" w:hAnsi="Times New Roman"/>
                <w:b/>
                <w:bCs/>
                <w:kern w:val="0"/>
                <w:sz w:val="20"/>
                <w:szCs w:val="20"/>
              </w:rPr>
            </w:pPr>
            <w:r w:rsidRPr="00010143">
              <w:rPr>
                <w:rFonts w:ascii="Times New Roman" w:eastAsia="SimSun" w:hAnsi="Times New Roman"/>
                <w:b/>
                <w:bCs/>
                <w:kern w:val="0"/>
                <w:sz w:val="20"/>
                <w:szCs w:val="20"/>
              </w:rPr>
              <w:t xml:space="preserve">Species </w:t>
            </w:r>
          </w:p>
        </w:tc>
        <w:tc>
          <w:tcPr>
            <w:tcW w:w="0" w:type="auto"/>
            <w:tcBorders>
              <w:top w:val="single" w:sz="4" w:space="0" w:color="auto"/>
              <w:left w:val="nil"/>
              <w:bottom w:val="single" w:sz="4" w:space="0" w:color="auto"/>
              <w:right w:val="nil"/>
            </w:tcBorders>
            <w:shd w:val="clear" w:color="auto" w:fill="auto"/>
            <w:noWrap/>
            <w:vAlign w:val="center"/>
          </w:tcPr>
          <w:p w14:paraId="11C3AB55" w14:textId="77777777" w:rsidR="00616886" w:rsidRPr="00010143" w:rsidRDefault="001E0F0C" w:rsidP="00FE1791">
            <w:pPr>
              <w:widowControl/>
              <w:spacing w:line="240" w:lineRule="auto"/>
              <w:jc w:val="center"/>
              <w:rPr>
                <w:rFonts w:ascii="Times New Roman" w:eastAsia="SimSun" w:hAnsi="Times New Roman"/>
                <w:b/>
                <w:bCs/>
                <w:kern w:val="0"/>
                <w:sz w:val="20"/>
                <w:szCs w:val="20"/>
              </w:rPr>
            </w:pPr>
            <w:r w:rsidRPr="00010143">
              <w:rPr>
                <w:rFonts w:ascii="Times New Roman" w:eastAsia="SimSun" w:hAnsi="Times New Roman"/>
                <w:b/>
                <w:bCs/>
                <w:kern w:val="0"/>
                <w:sz w:val="20"/>
                <w:szCs w:val="20"/>
              </w:rPr>
              <w:t>Resilience</w:t>
            </w:r>
          </w:p>
        </w:tc>
        <w:tc>
          <w:tcPr>
            <w:tcW w:w="0" w:type="auto"/>
            <w:tcBorders>
              <w:top w:val="single" w:sz="4" w:space="0" w:color="auto"/>
              <w:left w:val="nil"/>
              <w:bottom w:val="single" w:sz="4" w:space="0" w:color="auto"/>
              <w:right w:val="nil"/>
            </w:tcBorders>
            <w:shd w:val="clear" w:color="auto" w:fill="auto"/>
            <w:noWrap/>
            <w:vAlign w:val="center"/>
          </w:tcPr>
          <w:p w14:paraId="11C3AB56" w14:textId="77777777" w:rsidR="00616886" w:rsidRPr="00010143" w:rsidRDefault="001E0F0C" w:rsidP="00FE1791">
            <w:pPr>
              <w:widowControl/>
              <w:spacing w:line="240" w:lineRule="auto"/>
              <w:jc w:val="center"/>
              <w:rPr>
                <w:rFonts w:ascii="Times New Roman" w:eastAsia="SimSun" w:hAnsi="Times New Roman"/>
                <w:b/>
                <w:bCs/>
                <w:kern w:val="0"/>
                <w:sz w:val="20"/>
                <w:szCs w:val="20"/>
              </w:rPr>
            </w:pPr>
            <w:commentRangeStart w:id="316"/>
            <w:r w:rsidRPr="00010143">
              <w:rPr>
                <w:rFonts w:ascii="Times New Roman" w:eastAsia="SimSun" w:hAnsi="Times New Roman"/>
                <w:b/>
                <w:bCs/>
                <w:kern w:val="0"/>
                <w:sz w:val="20"/>
                <w:szCs w:val="20"/>
              </w:rPr>
              <w:t>Intrinsic growth rate (</w:t>
            </w:r>
            <w:r w:rsidRPr="00010143">
              <w:rPr>
                <w:rFonts w:ascii="Times New Roman" w:eastAsia="SimSun" w:hAnsi="Times New Roman"/>
                <w:b/>
                <w:bCs/>
                <w:i/>
                <w:iCs/>
                <w:kern w:val="0"/>
                <w:sz w:val="20"/>
                <w:szCs w:val="20"/>
              </w:rPr>
              <w:t>r</w:t>
            </w:r>
            <w:r w:rsidRPr="00010143">
              <w:rPr>
                <w:rFonts w:ascii="Times New Roman" w:eastAsia="SimSun" w:hAnsi="Times New Roman"/>
                <w:b/>
                <w:bCs/>
                <w:kern w:val="0"/>
                <w:sz w:val="20"/>
                <w:szCs w:val="20"/>
              </w:rPr>
              <w:t>) range</w:t>
            </w:r>
            <w:commentRangeEnd w:id="316"/>
            <w:r w:rsidR="00B47856">
              <w:rPr>
                <w:rStyle w:val="CommentReference"/>
              </w:rPr>
              <w:commentReference w:id="316"/>
            </w:r>
          </w:p>
        </w:tc>
      </w:tr>
      <w:tr w:rsidR="00616886" w14:paraId="11C3AB5B" w14:textId="77777777" w:rsidTr="00010143">
        <w:trPr>
          <w:trHeight w:hRule="exact" w:val="288"/>
        </w:trPr>
        <w:tc>
          <w:tcPr>
            <w:tcW w:w="0" w:type="auto"/>
            <w:tcBorders>
              <w:top w:val="nil"/>
              <w:left w:val="nil"/>
              <w:bottom w:val="nil"/>
              <w:right w:val="nil"/>
            </w:tcBorders>
            <w:shd w:val="clear" w:color="auto" w:fill="auto"/>
            <w:noWrap/>
            <w:vAlign w:val="center"/>
          </w:tcPr>
          <w:p w14:paraId="11C3AB58"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Largemouth bass</w:t>
            </w:r>
          </w:p>
        </w:tc>
        <w:tc>
          <w:tcPr>
            <w:tcW w:w="0" w:type="auto"/>
            <w:tcBorders>
              <w:top w:val="nil"/>
              <w:left w:val="nil"/>
              <w:bottom w:val="nil"/>
              <w:right w:val="nil"/>
            </w:tcBorders>
            <w:shd w:val="clear" w:color="auto" w:fill="auto"/>
            <w:noWrap/>
            <w:vAlign w:val="center"/>
          </w:tcPr>
          <w:p w14:paraId="11C3AB59"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Low</w:t>
            </w:r>
          </w:p>
        </w:tc>
        <w:tc>
          <w:tcPr>
            <w:tcW w:w="0" w:type="auto"/>
            <w:tcBorders>
              <w:top w:val="nil"/>
              <w:left w:val="nil"/>
              <w:bottom w:val="nil"/>
              <w:right w:val="nil"/>
            </w:tcBorders>
            <w:shd w:val="clear" w:color="auto" w:fill="auto"/>
            <w:noWrap/>
            <w:vAlign w:val="center"/>
          </w:tcPr>
          <w:p w14:paraId="11C3AB5A"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0.05~0.5</w:t>
            </w:r>
          </w:p>
        </w:tc>
      </w:tr>
      <w:tr w:rsidR="00616886" w14:paraId="11C3AB5F" w14:textId="77777777" w:rsidTr="00010143">
        <w:trPr>
          <w:trHeight w:hRule="exact" w:val="288"/>
        </w:trPr>
        <w:tc>
          <w:tcPr>
            <w:tcW w:w="0" w:type="auto"/>
            <w:tcBorders>
              <w:top w:val="nil"/>
              <w:left w:val="nil"/>
              <w:bottom w:val="nil"/>
              <w:right w:val="nil"/>
            </w:tcBorders>
            <w:shd w:val="clear" w:color="auto" w:fill="auto"/>
            <w:noWrap/>
            <w:vAlign w:val="center"/>
          </w:tcPr>
          <w:p w14:paraId="11C3AB5C"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Smallmouth bass</w:t>
            </w:r>
          </w:p>
        </w:tc>
        <w:tc>
          <w:tcPr>
            <w:tcW w:w="0" w:type="auto"/>
            <w:tcBorders>
              <w:top w:val="nil"/>
              <w:left w:val="nil"/>
              <w:bottom w:val="nil"/>
              <w:right w:val="nil"/>
            </w:tcBorders>
            <w:shd w:val="clear" w:color="auto" w:fill="auto"/>
            <w:noWrap/>
            <w:vAlign w:val="center"/>
          </w:tcPr>
          <w:p w14:paraId="11C3AB5D"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Medium</w:t>
            </w:r>
          </w:p>
        </w:tc>
        <w:tc>
          <w:tcPr>
            <w:tcW w:w="0" w:type="auto"/>
            <w:tcBorders>
              <w:top w:val="nil"/>
              <w:left w:val="nil"/>
              <w:bottom w:val="nil"/>
              <w:right w:val="nil"/>
            </w:tcBorders>
            <w:shd w:val="clear" w:color="auto" w:fill="auto"/>
            <w:noWrap/>
            <w:vAlign w:val="center"/>
          </w:tcPr>
          <w:p w14:paraId="11C3AB5E"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0.2~0.8</w:t>
            </w:r>
          </w:p>
        </w:tc>
      </w:tr>
      <w:tr w:rsidR="00616886" w14:paraId="11C3AB63" w14:textId="77777777" w:rsidTr="00010143">
        <w:trPr>
          <w:trHeight w:hRule="exact" w:val="288"/>
        </w:trPr>
        <w:tc>
          <w:tcPr>
            <w:tcW w:w="0" w:type="auto"/>
            <w:tcBorders>
              <w:top w:val="nil"/>
              <w:left w:val="nil"/>
              <w:bottom w:val="nil"/>
              <w:right w:val="nil"/>
            </w:tcBorders>
            <w:shd w:val="clear" w:color="auto" w:fill="auto"/>
            <w:noWrap/>
            <w:vAlign w:val="center"/>
          </w:tcPr>
          <w:p w14:paraId="11C3AB60"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Cisco</w:t>
            </w:r>
          </w:p>
        </w:tc>
        <w:tc>
          <w:tcPr>
            <w:tcW w:w="0" w:type="auto"/>
            <w:tcBorders>
              <w:top w:val="nil"/>
              <w:left w:val="nil"/>
              <w:bottom w:val="nil"/>
              <w:right w:val="nil"/>
            </w:tcBorders>
            <w:shd w:val="clear" w:color="auto" w:fill="auto"/>
            <w:noWrap/>
            <w:vAlign w:val="center"/>
          </w:tcPr>
          <w:p w14:paraId="11C3AB61"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Low</w:t>
            </w:r>
          </w:p>
        </w:tc>
        <w:tc>
          <w:tcPr>
            <w:tcW w:w="0" w:type="auto"/>
            <w:tcBorders>
              <w:top w:val="nil"/>
              <w:left w:val="nil"/>
              <w:bottom w:val="nil"/>
              <w:right w:val="nil"/>
            </w:tcBorders>
            <w:shd w:val="clear" w:color="auto" w:fill="auto"/>
            <w:noWrap/>
            <w:vAlign w:val="center"/>
          </w:tcPr>
          <w:p w14:paraId="11C3AB62"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0.05~0.5</w:t>
            </w:r>
          </w:p>
        </w:tc>
      </w:tr>
      <w:tr w:rsidR="00616886" w14:paraId="11C3AB67" w14:textId="77777777" w:rsidTr="00010143">
        <w:trPr>
          <w:trHeight w:hRule="exact" w:val="288"/>
        </w:trPr>
        <w:tc>
          <w:tcPr>
            <w:tcW w:w="0" w:type="auto"/>
            <w:tcBorders>
              <w:top w:val="nil"/>
              <w:left w:val="nil"/>
              <w:bottom w:val="nil"/>
              <w:right w:val="nil"/>
            </w:tcBorders>
            <w:shd w:val="clear" w:color="auto" w:fill="auto"/>
            <w:noWrap/>
            <w:vAlign w:val="center"/>
          </w:tcPr>
          <w:p w14:paraId="11C3AB64"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Bluegill</w:t>
            </w:r>
          </w:p>
        </w:tc>
        <w:tc>
          <w:tcPr>
            <w:tcW w:w="0" w:type="auto"/>
            <w:tcBorders>
              <w:top w:val="nil"/>
              <w:left w:val="nil"/>
              <w:bottom w:val="nil"/>
              <w:right w:val="nil"/>
            </w:tcBorders>
            <w:shd w:val="clear" w:color="auto" w:fill="auto"/>
            <w:noWrap/>
            <w:vAlign w:val="center"/>
          </w:tcPr>
          <w:p w14:paraId="11C3AB65"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Medium</w:t>
            </w:r>
          </w:p>
        </w:tc>
        <w:tc>
          <w:tcPr>
            <w:tcW w:w="0" w:type="auto"/>
            <w:tcBorders>
              <w:top w:val="nil"/>
              <w:left w:val="nil"/>
              <w:bottom w:val="nil"/>
              <w:right w:val="nil"/>
            </w:tcBorders>
            <w:shd w:val="clear" w:color="auto" w:fill="auto"/>
            <w:noWrap/>
            <w:vAlign w:val="center"/>
          </w:tcPr>
          <w:p w14:paraId="11C3AB66"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0.2~0.8</w:t>
            </w:r>
          </w:p>
        </w:tc>
      </w:tr>
      <w:tr w:rsidR="00616886" w14:paraId="11C3AB6B" w14:textId="77777777" w:rsidTr="00010143">
        <w:trPr>
          <w:trHeight w:hRule="exact" w:val="288"/>
        </w:trPr>
        <w:tc>
          <w:tcPr>
            <w:tcW w:w="0" w:type="auto"/>
            <w:tcBorders>
              <w:top w:val="nil"/>
              <w:left w:val="nil"/>
              <w:bottom w:val="nil"/>
              <w:right w:val="nil"/>
            </w:tcBorders>
            <w:shd w:val="clear" w:color="auto" w:fill="auto"/>
            <w:noWrap/>
            <w:vAlign w:val="center"/>
          </w:tcPr>
          <w:p w14:paraId="11C3AB68"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Walleye</w:t>
            </w:r>
          </w:p>
        </w:tc>
        <w:tc>
          <w:tcPr>
            <w:tcW w:w="0" w:type="auto"/>
            <w:tcBorders>
              <w:top w:val="nil"/>
              <w:left w:val="nil"/>
              <w:bottom w:val="nil"/>
              <w:right w:val="nil"/>
            </w:tcBorders>
            <w:shd w:val="clear" w:color="auto" w:fill="auto"/>
            <w:noWrap/>
            <w:vAlign w:val="center"/>
          </w:tcPr>
          <w:p w14:paraId="11C3AB69"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Low</w:t>
            </w:r>
          </w:p>
        </w:tc>
        <w:tc>
          <w:tcPr>
            <w:tcW w:w="0" w:type="auto"/>
            <w:tcBorders>
              <w:top w:val="nil"/>
              <w:left w:val="nil"/>
              <w:bottom w:val="nil"/>
              <w:right w:val="nil"/>
            </w:tcBorders>
            <w:shd w:val="clear" w:color="auto" w:fill="auto"/>
            <w:noWrap/>
            <w:vAlign w:val="center"/>
          </w:tcPr>
          <w:p w14:paraId="11C3AB6A"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0.05~0.5</w:t>
            </w:r>
          </w:p>
        </w:tc>
      </w:tr>
      <w:tr w:rsidR="00616886" w14:paraId="11C3AB6F" w14:textId="77777777" w:rsidTr="00010143">
        <w:trPr>
          <w:trHeight w:hRule="exact" w:val="288"/>
        </w:trPr>
        <w:tc>
          <w:tcPr>
            <w:tcW w:w="0" w:type="auto"/>
            <w:tcBorders>
              <w:top w:val="nil"/>
              <w:left w:val="nil"/>
              <w:bottom w:val="nil"/>
              <w:right w:val="nil"/>
            </w:tcBorders>
            <w:shd w:val="clear" w:color="auto" w:fill="auto"/>
            <w:noWrap/>
            <w:vAlign w:val="center"/>
          </w:tcPr>
          <w:p w14:paraId="11C3AB6C"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Yellow perch</w:t>
            </w:r>
          </w:p>
        </w:tc>
        <w:tc>
          <w:tcPr>
            <w:tcW w:w="0" w:type="auto"/>
            <w:tcBorders>
              <w:top w:val="nil"/>
              <w:left w:val="nil"/>
              <w:bottom w:val="nil"/>
              <w:right w:val="nil"/>
            </w:tcBorders>
            <w:shd w:val="clear" w:color="auto" w:fill="auto"/>
            <w:noWrap/>
            <w:vAlign w:val="center"/>
          </w:tcPr>
          <w:p w14:paraId="11C3AB6D"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Medium</w:t>
            </w:r>
          </w:p>
        </w:tc>
        <w:tc>
          <w:tcPr>
            <w:tcW w:w="0" w:type="auto"/>
            <w:tcBorders>
              <w:top w:val="nil"/>
              <w:left w:val="nil"/>
              <w:bottom w:val="nil"/>
              <w:right w:val="nil"/>
            </w:tcBorders>
            <w:shd w:val="clear" w:color="auto" w:fill="auto"/>
            <w:noWrap/>
            <w:vAlign w:val="center"/>
          </w:tcPr>
          <w:p w14:paraId="11C3AB6E"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0.2~0.8</w:t>
            </w:r>
          </w:p>
        </w:tc>
      </w:tr>
      <w:tr w:rsidR="00616886" w14:paraId="11C3AB73" w14:textId="77777777" w:rsidTr="00010143">
        <w:trPr>
          <w:trHeight w:hRule="exact" w:val="288"/>
        </w:trPr>
        <w:tc>
          <w:tcPr>
            <w:tcW w:w="0" w:type="auto"/>
            <w:tcBorders>
              <w:top w:val="nil"/>
              <w:left w:val="nil"/>
              <w:bottom w:val="nil"/>
              <w:right w:val="nil"/>
            </w:tcBorders>
            <w:shd w:val="clear" w:color="auto" w:fill="auto"/>
            <w:noWrap/>
            <w:vAlign w:val="center"/>
          </w:tcPr>
          <w:p w14:paraId="11C3AB70"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Northern pike</w:t>
            </w:r>
          </w:p>
        </w:tc>
        <w:tc>
          <w:tcPr>
            <w:tcW w:w="0" w:type="auto"/>
            <w:tcBorders>
              <w:top w:val="nil"/>
              <w:left w:val="nil"/>
              <w:bottom w:val="nil"/>
              <w:right w:val="nil"/>
            </w:tcBorders>
            <w:shd w:val="clear" w:color="auto" w:fill="auto"/>
            <w:noWrap/>
            <w:vAlign w:val="center"/>
          </w:tcPr>
          <w:p w14:paraId="11C3AB71"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Low</w:t>
            </w:r>
          </w:p>
        </w:tc>
        <w:tc>
          <w:tcPr>
            <w:tcW w:w="0" w:type="auto"/>
            <w:tcBorders>
              <w:top w:val="nil"/>
              <w:left w:val="nil"/>
              <w:bottom w:val="nil"/>
              <w:right w:val="nil"/>
            </w:tcBorders>
            <w:shd w:val="clear" w:color="auto" w:fill="auto"/>
            <w:noWrap/>
            <w:vAlign w:val="center"/>
          </w:tcPr>
          <w:p w14:paraId="11C3AB72"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0.05~0.5</w:t>
            </w:r>
          </w:p>
        </w:tc>
      </w:tr>
      <w:tr w:rsidR="00616886" w14:paraId="11C3AB77" w14:textId="77777777" w:rsidTr="00010143">
        <w:trPr>
          <w:trHeight w:hRule="exact" w:val="288"/>
        </w:trPr>
        <w:tc>
          <w:tcPr>
            <w:tcW w:w="0" w:type="auto"/>
            <w:tcBorders>
              <w:top w:val="nil"/>
              <w:left w:val="nil"/>
              <w:bottom w:val="single" w:sz="4" w:space="0" w:color="auto"/>
              <w:right w:val="nil"/>
            </w:tcBorders>
            <w:shd w:val="clear" w:color="auto" w:fill="auto"/>
            <w:noWrap/>
            <w:vAlign w:val="center"/>
          </w:tcPr>
          <w:p w14:paraId="11C3AB74"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Black crappie</w:t>
            </w:r>
          </w:p>
        </w:tc>
        <w:tc>
          <w:tcPr>
            <w:tcW w:w="0" w:type="auto"/>
            <w:tcBorders>
              <w:top w:val="nil"/>
              <w:left w:val="nil"/>
              <w:bottom w:val="single" w:sz="4" w:space="0" w:color="auto"/>
              <w:right w:val="nil"/>
            </w:tcBorders>
            <w:shd w:val="clear" w:color="auto" w:fill="auto"/>
            <w:noWrap/>
            <w:vAlign w:val="center"/>
          </w:tcPr>
          <w:p w14:paraId="11C3AB75"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Medium</w:t>
            </w:r>
          </w:p>
        </w:tc>
        <w:tc>
          <w:tcPr>
            <w:tcW w:w="0" w:type="auto"/>
            <w:tcBorders>
              <w:top w:val="nil"/>
              <w:left w:val="nil"/>
              <w:bottom w:val="single" w:sz="4" w:space="0" w:color="auto"/>
              <w:right w:val="nil"/>
            </w:tcBorders>
            <w:shd w:val="clear" w:color="auto" w:fill="auto"/>
            <w:noWrap/>
            <w:vAlign w:val="center"/>
          </w:tcPr>
          <w:p w14:paraId="11C3AB76" w14:textId="77777777" w:rsidR="00616886" w:rsidRPr="00010143" w:rsidRDefault="001E0F0C" w:rsidP="00FE1791">
            <w:pPr>
              <w:widowControl/>
              <w:spacing w:line="240" w:lineRule="auto"/>
              <w:jc w:val="center"/>
              <w:rPr>
                <w:rFonts w:ascii="Times New Roman" w:eastAsia="SimSun" w:hAnsi="Times New Roman"/>
                <w:kern w:val="0"/>
                <w:sz w:val="20"/>
                <w:szCs w:val="20"/>
              </w:rPr>
            </w:pPr>
            <w:r w:rsidRPr="00010143">
              <w:rPr>
                <w:rFonts w:ascii="Times New Roman" w:eastAsia="SimSun" w:hAnsi="Times New Roman"/>
                <w:kern w:val="0"/>
                <w:sz w:val="20"/>
                <w:szCs w:val="20"/>
              </w:rPr>
              <w:t>0.2~0.8</w:t>
            </w:r>
          </w:p>
        </w:tc>
      </w:tr>
    </w:tbl>
    <w:p w14:paraId="320176F8" w14:textId="77777777" w:rsidR="00010143" w:rsidRDefault="00010143">
      <w:pPr>
        <w:widowControl/>
        <w:jc w:val="left"/>
        <w:rPr>
          <w:rFonts w:ascii="Times New Roman" w:hAnsi="Times New Roman"/>
          <w:b/>
          <w:bCs/>
        </w:rPr>
      </w:pPr>
      <w:r>
        <w:rPr>
          <w:rFonts w:ascii="Times New Roman" w:hAnsi="Times New Roman"/>
          <w:b/>
          <w:bCs/>
        </w:rPr>
        <w:br w:type="page"/>
      </w:r>
    </w:p>
    <w:p w14:paraId="3AA72D46" w14:textId="6A71C6AB" w:rsidR="008E0E8D" w:rsidDel="005012DA" w:rsidRDefault="008E0E8D" w:rsidP="005012DA">
      <w:pPr>
        <w:spacing w:line="240" w:lineRule="auto"/>
        <w:rPr>
          <w:del w:id="317" w:author="Chris Free" w:date="2023-02-09T12:57:00Z"/>
          <w:rFonts w:ascii="Times New Roman" w:hAnsi="Times New Roman"/>
        </w:rPr>
      </w:pPr>
      <w:del w:id="318" w:author="Chris Free" w:date="2023-02-09T12:57:00Z">
        <w:r w:rsidRPr="005012DA" w:rsidDel="005012DA">
          <w:rPr>
            <w:rFonts w:ascii="Times New Roman" w:hAnsi="Times New Roman"/>
            <w:b/>
            <w:bCs/>
            <w:rPrChange w:id="319" w:author="Chris Free" w:date="2023-02-09T12:57:00Z">
              <w:rPr>
                <w:rFonts w:ascii="Times New Roman" w:hAnsi="Times New Roman"/>
              </w:rPr>
            </w:rPrChange>
          </w:rPr>
          <w:lastRenderedPageBreak/>
          <w:delText>Tab.S3</w:delText>
        </w:r>
      </w:del>
      <w:ins w:id="320" w:author="Chris Free" w:date="2023-02-09T12:57:00Z">
        <w:r w:rsidR="005012DA">
          <w:rPr>
            <w:rFonts w:ascii="Times New Roman" w:hAnsi="Times New Roman"/>
            <w:b/>
            <w:bCs/>
          </w:rPr>
          <w:t>Table S</w:t>
        </w:r>
      </w:ins>
      <w:ins w:id="321" w:author="Chris Free" w:date="2023-02-09T13:39:00Z">
        <w:r w:rsidR="00E960AA">
          <w:rPr>
            <w:rFonts w:ascii="Times New Roman" w:hAnsi="Times New Roman"/>
            <w:b/>
            <w:bCs/>
          </w:rPr>
          <w:t>6</w:t>
        </w:r>
      </w:ins>
      <w:ins w:id="322" w:author="Chris Free" w:date="2023-02-09T12:57:00Z">
        <w:r w:rsidR="005012DA">
          <w:rPr>
            <w:rFonts w:ascii="Times New Roman" w:hAnsi="Times New Roman"/>
            <w:b/>
            <w:bCs/>
          </w:rPr>
          <w:t>.</w:t>
        </w:r>
      </w:ins>
      <w:r>
        <w:rPr>
          <w:rFonts w:ascii="Times New Roman" w:hAnsi="Times New Roman"/>
        </w:rPr>
        <w:t xml:space="preserve"> Prior distributions of parameters for the </w:t>
      </w:r>
      <w:r>
        <w:rPr>
          <w:rFonts w:ascii="Times New Roman" w:hAnsi="Times New Roman" w:hint="eastAsia"/>
        </w:rPr>
        <w:t>benchmark</w:t>
      </w:r>
      <w:r>
        <w:rPr>
          <w:rFonts w:ascii="Times New Roman" w:hAnsi="Times New Roman"/>
        </w:rPr>
        <w:t xml:space="preserve"> case model</w:t>
      </w:r>
      <w:ins w:id="323" w:author="Chris Free" w:date="2023-02-09T12:57:00Z">
        <w:r w:rsidR="005012DA">
          <w:rPr>
            <w:rFonts w:ascii="Times New Roman" w:hAnsi="Times New Roman"/>
          </w:rPr>
          <w:t>.</w:t>
        </w:r>
      </w:ins>
    </w:p>
    <w:p w14:paraId="4FF524CC" w14:textId="77777777" w:rsidR="005012DA" w:rsidRDefault="005012DA" w:rsidP="005012DA">
      <w:pPr>
        <w:spacing w:line="240" w:lineRule="auto"/>
        <w:rPr>
          <w:rFonts w:ascii="Times New Roman" w:hAnsi="Times New Roman"/>
        </w:rPr>
      </w:pPr>
    </w:p>
    <w:tbl>
      <w:tblPr>
        <w:tblW w:w="13760" w:type="dxa"/>
        <w:tblInd w:w="108" w:type="dxa"/>
        <w:tblLayout w:type="fixed"/>
        <w:tblLook w:val="04A0" w:firstRow="1" w:lastRow="0" w:firstColumn="1" w:lastColumn="0" w:noHBand="0" w:noVBand="1"/>
      </w:tblPr>
      <w:tblGrid>
        <w:gridCol w:w="5022"/>
        <w:gridCol w:w="1530"/>
        <w:gridCol w:w="7208"/>
      </w:tblGrid>
      <w:tr w:rsidR="00741168" w14:paraId="40E1E93A" w14:textId="77777777" w:rsidTr="00741168">
        <w:trPr>
          <w:trHeight w:hRule="exact" w:val="576"/>
        </w:trPr>
        <w:tc>
          <w:tcPr>
            <w:tcW w:w="5022" w:type="dxa"/>
            <w:tcBorders>
              <w:top w:val="single" w:sz="4" w:space="0" w:color="auto"/>
              <w:left w:val="nil"/>
              <w:bottom w:val="single" w:sz="4" w:space="0" w:color="auto"/>
              <w:right w:val="nil"/>
            </w:tcBorders>
            <w:shd w:val="clear" w:color="auto" w:fill="auto"/>
            <w:noWrap/>
            <w:vAlign w:val="bottom"/>
          </w:tcPr>
          <w:p w14:paraId="3A80A016" w14:textId="77777777" w:rsidR="008E0E8D" w:rsidRPr="00811747" w:rsidRDefault="008E0E8D" w:rsidP="00741168">
            <w:pPr>
              <w:widowControl/>
              <w:spacing w:line="240" w:lineRule="auto"/>
              <w:jc w:val="left"/>
              <w:rPr>
                <w:rFonts w:ascii="Times New Roman" w:eastAsia="SimSun" w:hAnsi="Times New Roman"/>
                <w:b/>
                <w:bCs/>
                <w:kern w:val="0"/>
                <w:sz w:val="20"/>
                <w:szCs w:val="20"/>
              </w:rPr>
            </w:pPr>
            <w:r w:rsidRPr="00811747">
              <w:rPr>
                <w:rFonts w:ascii="Times New Roman" w:eastAsia="SimSun" w:hAnsi="Times New Roman"/>
                <w:b/>
                <w:bCs/>
                <w:kern w:val="0"/>
                <w:sz w:val="20"/>
                <w:szCs w:val="20"/>
              </w:rPr>
              <w:t>Parameters</w:t>
            </w:r>
          </w:p>
        </w:tc>
        <w:tc>
          <w:tcPr>
            <w:tcW w:w="1530" w:type="dxa"/>
            <w:tcBorders>
              <w:top w:val="single" w:sz="4" w:space="0" w:color="auto"/>
              <w:left w:val="nil"/>
              <w:bottom w:val="single" w:sz="4" w:space="0" w:color="auto"/>
              <w:right w:val="nil"/>
            </w:tcBorders>
            <w:shd w:val="clear" w:color="auto" w:fill="auto"/>
            <w:noWrap/>
            <w:vAlign w:val="bottom"/>
          </w:tcPr>
          <w:p w14:paraId="738A34AB" w14:textId="77777777" w:rsidR="008E0E8D" w:rsidRPr="00811747" w:rsidRDefault="008E0E8D" w:rsidP="00741168">
            <w:pPr>
              <w:widowControl/>
              <w:spacing w:line="240" w:lineRule="auto"/>
              <w:jc w:val="left"/>
              <w:rPr>
                <w:rFonts w:ascii="Times New Roman" w:eastAsia="SimSun" w:hAnsi="Times New Roman"/>
                <w:b/>
                <w:bCs/>
                <w:kern w:val="0"/>
                <w:sz w:val="20"/>
                <w:szCs w:val="20"/>
              </w:rPr>
            </w:pPr>
            <w:r w:rsidRPr="00811747">
              <w:rPr>
                <w:rFonts w:ascii="Times New Roman" w:eastAsia="SimSun" w:hAnsi="Times New Roman"/>
                <w:b/>
                <w:bCs/>
                <w:kern w:val="0"/>
                <w:sz w:val="20"/>
                <w:szCs w:val="20"/>
              </w:rPr>
              <w:t>Prior distribution</w:t>
            </w:r>
          </w:p>
        </w:tc>
        <w:tc>
          <w:tcPr>
            <w:tcW w:w="7208" w:type="dxa"/>
            <w:tcBorders>
              <w:top w:val="single" w:sz="4" w:space="0" w:color="auto"/>
              <w:left w:val="nil"/>
              <w:bottom w:val="single" w:sz="4" w:space="0" w:color="auto"/>
              <w:right w:val="nil"/>
            </w:tcBorders>
            <w:shd w:val="clear" w:color="auto" w:fill="auto"/>
            <w:noWrap/>
            <w:vAlign w:val="bottom"/>
          </w:tcPr>
          <w:p w14:paraId="18138BAB" w14:textId="77777777" w:rsidR="008E0E8D" w:rsidRPr="00811747" w:rsidRDefault="008E0E8D" w:rsidP="00741168">
            <w:pPr>
              <w:widowControl/>
              <w:spacing w:line="240" w:lineRule="auto"/>
              <w:jc w:val="left"/>
              <w:rPr>
                <w:rFonts w:ascii="Times New Roman" w:eastAsia="SimSun" w:hAnsi="Times New Roman"/>
                <w:b/>
                <w:bCs/>
                <w:kern w:val="0"/>
                <w:sz w:val="20"/>
                <w:szCs w:val="20"/>
              </w:rPr>
            </w:pPr>
            <w:r w:rsidRPr="00811747">
              <w:rPr>
                <w:rFonts w:ascii="Times New Roman" w:eastAsia="SimSun" w:hAnsi="Times New Roman"/>
                <w:b/>
                <w:bCs/>
                <w:kern w:val="0"/>
                <w:sz w:val="20"/>
                <w:szCs w:val="20"/>
              </w:rPr>
              <w:t>Distribution parameter values</w:t>
            </w:r>
          </w:p>
        </w:tc>
      </w:tr>
      <w:tr w:rsidR="00741168" w14:paraId="3DCADE0C" w14:textId="77777777" w:rsidTr="00741168">
        <w:trPr>
          <w:trHeight w:hRule="exact" w:val="288"/>
        </w:trPr>
        <w:tc>
          <w:tcPr>
            <w:tcW w:w="5022" w:type="dxa"/>
            <w:tcBorders>
              <w:top w:val="nil"/>
              <w:left w:val="nil"/>
              <w:bottom w:val="nil"/>
              <w:right w:val="nil"/>
            </w:tcBorders>
            <w:shd w:val="clear" w:color="auto" w:fill="auto"/>
            <w:noWrap/>
            <w:vAlign w:val="center"/>
          </w:tcPr>
          <w:p w14:paraId="35BD2233" w14:textId="57778AC0"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Intrinsic growth rate</w:t>
            </w:r>
            <w:ins w:id="324" w:author="Chris Free" w:date="2023-02-09T13:09:00Z">
              <w:r w:rsidR="00741168" w:rsidRPr="00811747">
                <w:rPr>
                  <w:rFonts w:ascii="Times New Roman" w:eastAsia="SimSun" w:hAnsi="Times New Roman"/>
                  <w:kern w:val="0"/>
                  <w:sz w:val="20"/>
                  <w:szCs w:val="20"/>
                </w:rPr>
                <w:t xml:space="preserve">, </w:t>
              </w:r>
            </w:ins>
            <w:del w:id="325" w:author="Chris Free" w:date="2023-02-09T13:09:00Z">
              <w:r w:rsidRPr="00811747" w:rsidDel="00741168">
                <w:rPr>
                  <w:rFonts w:ascii="Times New Roman" w:eastAsia="SimSun" w:hAnsi="Times New Roman"/>
                  <w:kern w:val="0"/>
                  <w:sz w:val="20"/>
                  <w:szCs w:val="20"/>
                </w:rPr>
                <w:delText xml:space="preserve"> (</w:delText>
              </w:r>
            </w:del>
            <w:r w:rsidRPr="00811747">
              <w:rPr>
                <w:rFonts w:ascii="Times New Roman" w:eastAsia="SimSun" w:hAnsi="Times New Roman"/>
                <w:i/>
                <w:iCs/>
                <w:kern w:val="0"/>
                <w:sz w:val="20"/>
                <w:szCs w:val="20"/>
              </w:rPr>
              <w:t>r</w:t>
            </w:r>
            <w:del w:id="326" w:author="Chris Free" w:date="2023-02-09T13:09:00Z">
              <w:r w:rsidRPr="00811747" w:rsidDel="00741168">
                <w:rPr>
                  <w:rFonts w:ascii="Times New Roman" w:eastAsia="SimSun" w:hAnsi="Times New Roman"/>
                  <w:kern w:val="0"/>
                  <w:sz w:val="20"/>
                  <w:szCs w:val="20"/>
                </w:rPr>
                <w:delText>)</w:delText>
              </w:r>
            </w:del>
            <w:r w:rsidRPr="00811747">
              <w:rPr>
                <w:rFonts w:ascii="Times New Roman" w:eastAsia="SimSun" w:hAnsi="Times New Roman"/>
                <w:kern w:val="0"/>
                <w:sz w:val="20"/>
                <w:szCs w:val="20"/>
              </w:rPr>
              <w:t xml:space="preserve"> </w:t>
            </w:r>
          </w:p>
        </w:tc>
        <w:tc>
          <w:tcPr>
            <w:tcW w:w="1530" w:type="dxa"/>
            <w:tcBorders>
              <w:top w:val="nil"/>
              <w:left w:val="nil"/>
              <w:bottom w:val="nil"/>
              <w:right w:val="nil"/>
            </w:tcBorders>
            <w:shd w:val="clear" w:color="auto" w:fill="auto"/>
            <w:noWrap/>
            <w:vAlign w:val="center"/>
          </w:tcPr>
          <w:p w14:paraId="33D5C6FC"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Lognormal</w:t>
            </w:r>
          </w:p>
        </w:tc>
        <w:tc>
          <w:tcPr>
            <w:tcW w:w="7208" w:type="dxa"/>
            <w:tcBorders>
              <w:top w:val="nil"/>
              <w:left w:val="nil"/>
              <w:bottom w:val="nil"/>
              <w:right w:val="nil"/>
            </w:tcBorders>
            <w:shd w:val="clear" w:color="auto" w:fill="auto"/>
            <w:noWrap/>
            <w:vAlign w:val="center"/>
          </w:tcPr>
          <w:p w14:paraId="2B3F7DD3" w14:textId="7DDB160E" w:rsidR="008E0E8D" w:rsidRPr="00811747" w:rsidRDefault="00741168" w:rsidP="005012DA">
            <w:pPr>
              <w:widowControl/>
              <w:spacing w:line="240" w:lineRule="auto"/>
              <w:jc w:val="left"/>
              <w:rPr>
                <w:rFonts w:ascii="Times New Roman" w:eastAsia="SimSun" w:hAnsi="Times New Roman"/>
                <w:kern w:val="0"/>
                <w:sz w:val="20"/>
                <w:szCs w:val="20"/>
              </w:rPr>
            </w:pPr>
            <w:ins w:id="327" w:author="Chris Free" w:date="2023-02-09T13:12:00Z">
              <w:r w:rsidRPr="00811747">
                <w:rPr>
                  <w:rFonts w:ascii="Times New Roman" w:eastAsia="SimSun" w:hAnsi="Times New Roman"/>
                  <w:kern w:val="0"/>
                  <w:sz w:val="20"/>
                  <w:szCs w:val="20"/>
                </w:rPr>
                <w:t>B</w:t>
              </w:r>
            </w:ins>
            <w:del w:id="328" w:author="Chris Free" w:date="2023-02-09T13:12:00Z">
              <w:r w:rsidR="008E0E8D" w:rsidRPr="00811747" w:rsidDel="00741168">
                <w:rPr>
                  <w:rFonts w:ascii="Times New Roman" w:eastAsia="SimSun" w:hAnsi="Times New Roman"/>
                  <w:kern w:val="0"/>
                  <w:sz w:val="20"/>
                  <w:szCs w:val="20"/>
                </w:rPr>
                <w:delText>b</w:delText>
              </w:r>
            </w:del>
            <w:r w:rsidR="008E0E8D" w:rsidRPr="00811747">
              <w:rPr>
                <w:rFonts w:ascii="Times New Roman" w:eastAsia="SimSun" w:hAnsi="Times New Roman"/>
                <w:kern w:val="0"/>
                <w:sz w:val="20"/>
                <w:szCs w:val="20"/>
              </w:rPr>
              <w:t>ased on species-specific resilience</w:t>
            </w:r>
          </w:p>
        </w:tc>
      </w:tr>
      <w:tr w:rsidR="00741168" w14:paraId="41896597" w14:textId="77777777" w:rsidTr="00741168">
        <w:trPr>
          <w:trHeight w:hRule="exact" w:val="288"/>
        </w:trPr>
        <w:tc>
          <w:tcPr>
            <w:tcW w:w="5022" w:type="dxa"/>
            <w:tcBorders>
              <w:top w:val="nil"/>
              <w:left w:val="nil"/>
              <w:bottom w:val="nil"/>
              <w:right w:val="nil"/>
            </w:tcBorders>
            <w:shd w:val="clear" w:color="auto" w:fill="auto"/>
            <w:noWrap/>
            <w:vAlign w:val="center"/>
          </w:tcPr>
          <w:p w14:paraId="2AB53665" w14:textId="273EFE52"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Carrying capacity</w:t>
            </w:r>
            <w:ins w:id="329" w:author="Chris Free" w:date="2023-02-09T13:09:00Z">
              <w:r w:rsidR="00741168" w:rsidRPr="00811747">
                <w:rPr>
                  <w:rFonts w:ascii="Times New Roman" w:eastAsia="SimSun" w:hAnsi="Times New Roman"/>
                  <w:kern w:val="0"/>
                  <w:sz w:val="20"/>
                  <w:szCs w:val="20"/>
                </w:rPr>
                <w:t xml:space="preserve">, </w:t>
              </w:r>
            </w:ins>
            <w:del w:id="330" w:author="Chris Free" w:date="2023-02-09T13:09:00Z">
              <w:r w:rsidRPr="00811747" w:rsidDel="00741168">
                <w:rPr>
                  <w:rFonts w:ascii="Times New Roman" w:eastAsia="SimSun" w:hAnsi="Times New Roman"/>
                  <w:kern w:val="0"/>
                  <w:sz w:val="20"/>
                  <w:szCs w:val="20"/>
                </w:rPr>
                <w:delText xml:space="preserve"> (</w:delText>
              </w:r>
            </w:del>
            <w:r w:rsidRPr="00811747">
              <w:rPr>
                <w:rFonts w:ascii="Times New Roman" w:eastAsia="SimSun" w:hAnsi="Times New Roman"/>
                <w:i/>
                <w:iCs/>
                <w:kern w:val="0"/>
                <w:sz w:val="20"/>
                <w:szCs w:val="20"/>
              </w:rPr>
              <w:t>k</w:t>
            </w:r>
            <w:del w:id="331"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04F497D6"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Lognormal</w:t>
            </w:r>
          </w:p>
        </w:tc>
        <w:tc>
          <w:tcPr>
            <w:tcW w:w="7208" w:type="dxa"/>
            <w:tcBorders>
              <w:top w:val="nil"/>
              <w:left w:val="nil"/>
              <w:bottom w:val="nil"/>
              <w:right w:val="nil"/>
            </w:tcBorders>
            <w:shd w:val="clear" w:color="auto" w:fill="auto"/>
            <w:noWrap/>
            <w:vAlign w:val="center"/>
          </w:tcPr>
          <w:p w14:paraId="3671A9BC" w14:textId="0E145DC8"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mean=log ((max(harvest)+10000*max(harvest))/2); SD=(mean-log(max(harvest)))</w:t>
            </w:r>
            <w:del w:id="332" w:author="Chris Free" w:date="2023-02-09T13:15:00Z">
              <w:r w:rsidRPr="00811747" w:rsidDel="00811747">
                <w:rPr>
                  <w:rFonts w:ascii="Times New Roman" w:eastAsia="SimSun" w:hAnsi="Times New Roman"/>
                  <w:kern w:val="0"/>
                  <w:sz w:val="20"/>
                  <w:szCs w:val="20"/>
                </w:rPr>
                <w:delText xml:space="preserve"> </w:delText>
              </w:r>
            </w:del>
            <w:r w:rsidRPr="00811747">
              <w:rPr>
                <w:rFonts w:ascii="Times New Roman" w:eastAsia="SimSun" w:hAnsi="Times New Roman"/>
                <w:kern w:val="0"/>
                <w:sz w:val="20"/>
                <w:szCs w:val="20"/>
              </w:rPr>
              <w:t>/2</w:t>
            </w:r>
          </w:p>
        </w:tc>
      </w:tr>
      <w:tr w:rsidR="00741168" w14:paraId="3F019A1E" w14:textId="77777777" w:rsidTr="00741168">
        <w:trPr>
          <w:trHeight w:hRule="exact" w:val="288"/>
        </w:trPr>
        <w:tc>
          <w:tcPr>
            <w:tcW w:w="5022" w:type="dxa"/>
            <w:tcBorders>
              <w:top w:val="nil"/>
              <w:left w:val="nil"/>
              <w:bottom w:val="nil"/>
              <w:right w:val="nil"/>
            </w:tcBorders>
            <w:shd w:val="clear" w:color="auto" w:fill="auto"/>
            <w:noWrap/>
            <w:vAlign w:val="center"/>
          </w:tcPr>
          <w:p w14:paraId="4F0B38F5" w14:textId="5AFDBC3D"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Catchability coefficient</w:t>
            </w:r>
            <w:ins w:id="333" w:author="Chris Free" w:date="2023-02-09T13:09:00Z">
              <w:r w:rsidR="00741168" w:rsidRPr="00811747">
                <w:rPr>
                  <w:rFonts w:ascii="Times New Roman" w:eastAsia="SimSun" w:hAnsi="Times New Roman"/>
                  <w:kern w:val="0"/>
                  <w:sz w:val="20"/>
                  <w:szCs w:val="20"/>
                </w:rPr>
                <w:t xml:space="preserve">, </w:t>
              </w:r>
            </w:ins>
            <w:del w:id="334" w:author="Chris Free" w:date="2023-02-09T13:09:00Z">
              <w:r w:rsidRPr="00811747" w:rsidDel="00741168">
                <w:rPr>
                  <w:rFonts w:ascii="Times New Roman" w:eastAsia="SimSun" w:hAnsi="Times New Roman"/>
                  <w:kern w:val="0"/>
                  <w:sz w:val="20"/>
                  <w:szCs w:val="20"/>
                </w:rPr>
                <w:delText xml:space="preserve"> (</w:delText>
              </w:r>
            </w:del>
            <w:r w:rsidRPr="00811747">
              <w:rPr>
                <w:rFonts w:ascii="Times New Roman" w:eastAsia="SimSun" w:hAnsi="Times New Roman"/>
                <w:i/>
                <w:iCs/>
                <w:kern w:val="0"/>
                <w:sz w:val="20"/>
                <w:szCs w:val="20"/>
              </w:rPr>
              <w:t>q</w:t>
            </w:r>
            <w:del w:id="335"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7C94E671"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Improper</w:t>
            </w:r>
          </w:p>
        </w:tc>
        <w:tc>
          <w:tcPr>
            <w:tcW w:w="7208" w:type="dxa"/>
            <w:tcBorders>
              <w:top w:val="nil"/>
              <w:left w:val="nil"/>
              <w:bottom w:val="nil"/>
              <w:right w:val="nil"/>
            </w:tcBorders>
            <w:shd w:val="clear" w:color="auto" w:fill="auto"/>
            <w:noWrap/>
            <w:vAlign w:val="center"/>
          </w:tcPr>
          <w:p w14:paraId="77597C47" w14:textId="77777777" w:rsidR="008E0E8D" w:rsidRPr="00811747" w:rsidRDefault="008E0E8D" w:rsidP="005012DA">
            <w:pPr>
              <w:widowControl/>
              <w:spacing w:line="240" w:lineRule="auto"/>
              <w:jc w:val="left"/>
              <w:rPr>
                <w:rFonts w:ascii="Times New Roman" w:eastAsia="SimSun" w:hAnsi="Times New Roman"/>
                <w:kern w:val="0"/>
                <w:sz w:val="20"/>
                <w:szCs w:val="20"/>
              </w:rPr>
            </w:pPr>
            <w:bookmarkStart w:id="336" w:name="_Hlk119318647"/>
            <w:r w:rsidRPr="00811747">
              <w:rPr>
                <w:rFonts w:ascii="Times New Roman" w:eastAsia="SimSun" w:hAnsi="Times New Roman"/>
                <w:kern w:val="0"/>
                <w:sz w:val="20"/>
                <w:szCs w:val="20"/>
              </w:rPr>
              <w:t>p(q)</w:t>
            </w:r>
            <w:r w:rsidRPr="00811747">
              <w:rPr>
                <w:rFonts w:ascii="Cambria Math" w:eastAsia="SimSun" w:hAnsi="Cambria Math" w:cs="Cambria Math"/>
                <w:kern w:val="0"/>
                <w:sz w:val="20"/>
                <w:szCs w:val="20"/>
              </w:rPr>
              <w:t>∝</w:t>
            </w:r>
            <w:r w:rsidRPr="00811747">
              <w:rPr>
                <w:rFonts w:ascii="Times New Roman" w:eastAsia="SimSun" w:hAnsi="Times New Roman"/>
                <w:kern w:val="0"/>
                <w:sz w:val="20"/>
                <w:szCs w:val="20"/>
              </w:rPr>
              <w:t xml:space="preserve">1/q </w:t>
            </w:r>
            <w:bookmarkEnd w:id="336"/>
          </w:p>
        </w:tc>
      </w:tr>
      <w:tr w:rsidR="00741168" w14:paraId="19BB3F57" w14:textId="77777777" w:rsidTr="00741168">
        <w:trPr>
          <w:trHeight w:hRule="exact" w:val="288"/>
        </w:trPr>
        <w:tc>
          <w:tcPr>
            <w:tcW w:w="5022" w:type="dxa"/>
            <w:tcBorders>
              <w:top w:val="nil"/>
              <w:left w:val="nil"/>
              <w:bottom w:val="nil"/>
              <w:right w:val="nil"/>
            </w:tcBorders>
            <w:shd w:val="clear" w:color="auto" w:fill="auto"/>
            <w:noWrap/>
            <w:vAlign w:val="center"/>
          </w:tcPr>
          <w:p w14:paraId="3B824126" w14:textId="687EF17C"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Ratio of biomass over k of the initial year</w:t>
            </w:r>
            <w:ins w:id="337" w:author="Chris Free" w:date="2023-02-09T13:09:00Z">
              <w:r w:rsidR="00741168" w:rsidRPr="00811747">
                <w:rPr>
                  <w:rFonts w:ascii="Times New Roman" w:eastAsia="SimSun" w:hAnsi="Times New Roman"/>
                  <w:kern w:val="0"/>
                  <w:sz w:val="20"/>
                  <w:szCs w:val="20"/>
                </w:rPr>
                <w:t xml:space="preserve">, </w:t>
              </w:r>
            </w:ins>
            <w:del w:id="338" w:author="Chris Free" w:date="2023-02-09T13:09:00Z">
              <w:r w:rsidRPr="00811747" w:rsidDel="00741168">
                <w:rPr>
                  <w:rFonts w:ascii="Times New Roman" w:eastAsia="SimSun" w:hAnsi="Times New Roman"/>
                  <w:kern w:val="0"/>
                  <w:sz w:val="20"/>
                  <w:szCs w:val="20"/>
                </w:rPr>
                <w:delText xml:space="preserve"> (</w:delText>
              </w:r>
            </w:del>
            <w:proofErr w:type="spellStart"/>
            <w:r w:rsidRPr="00811747">
              <w:rPr>
                <w:rFonts w:ascii="Times New Roman" w:eastAsia="SimSun" w:hAnsi="Times New Roman"/>
                <w:i/>
                <w:iCs/>
                <w:kern w:val="0"/>
                <w:sz w:val="20"/>
                <w:szCs w:val="20"/>
              </w:rPr>
              <w:t>P_initial</w:t>
            </w:r>
            <w:proofErr w:type="spellEnd"/>
            <w:del w:id="339"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0F0A16E4"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Beta</w:t>
            </w:r>
          </w:p>
        </w:tc>
        <w:tc>
          <w:tcPr>
            <w:tcW w:w="7208" w:type="dxa"/>
            <w:tcBorders>
              <w:top w:val="nil"/>
              <w:left w:val="nil"/>
              <w:bottom w:val="nil"/>
              <w:right w:val="nil"/>
            </w:tcBorders>
            <w:shd w:val="clear" w:color="auto" w:fill="auto"/>
            <w:noWrap/>
            <w:vAlign w:val="center"/>
          </w:tcPr>
          <w:p w14:paraId="111CD244" w14:textId="0CB4F97D" w:rsidR="008E0E8D" w:rsidRPr="00811747" w:rsidRDefault="008E0E8D" w:rsidP="005012DA">
            <w:pPr>
              <w:widowControl/>
              <w:spacing w:line="240" w:lineRule="auto"/>
              <w:jc w:val="left"/>
              <w:rPr>
                <w:rFonts w:ascii="Times New Roman" w:eastAsia="SimSun" w:hAnsi="Times New Roman"/>
                <w:kern w:val="0"/>
                <w:sz w:val="20"/>
                <w:szCs w:val="20"/>
              </w:rPr>
            </w:pPr>
            <w:del w:id="340" w:author="Chris Free" w:date="2023-02-09T13:06:00Z">
              <w:r w:rsidRPr="00811747" w:rsidDel="002F58BB">
                <w:rPr>
                  <w:rFonts w:ascii="Times New Roman" w:eastAsia="SimSun" w:hAnsi="Times New Roman"/>
                  <w:kern w:val="0"/>
                  <w:sz w:val="20"/>
                  <w:szCs w:val="20"/>
                </w:rPr>
                <w:delText xml:space="preserve"> </w:delText>
              </w:r>
            </w:del>
            <w:r w:rsidRPr="00811747">
              <w:rPr>
                <w:rFonts w:ascii="Times New Roman" w:eastAsia="SimSun" w:hAnsi="Times New Roman"/>
                <w:kern w:val="0"/>
                <w:sz w:val="20"/>
                <w:szCs w:val="20"/>
              </w:rPr>
              <w:t>shape (α)</w:t>
            </w:r>
            <w:ins w:id="341" w:author="Chris Free" w:date="2023-02-09T13:11: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42" w:author="Chris Free" w:date="2023-02-09T13:11: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1; shape (β)</w:t>
            </w:r>
            <w:ins w:id="343" w:author="Chris Free" w:date="2023-02-09T13:11: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44" w:author="Chris Free" w:date="2023-02-09T13:11: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1</w:t>
            </w:r>
          </w:p>
        </w:tc>
      </w:tr>
      <w:tr w:rsidR="00741168" w14:paraId="0C5A2BC2" w14:textId="77777777" w:rsidTr="00741168">
        <w:trPr>
          <w:trHeight w:hRule="exact" w:val="288"/>
        </w:trPr>
        <w:tc>
          <w:tcPr>
            <w:tcW w:w="5022" w:type="dxa"/>
            <w:tcBorders>
              <w:top w:val="nil"/>
              <w:left w:val="nil"/>
              <w:bottom w:val="nil"/>
              <w:right w:val="nil"/>
            </w:tcBorders>
            <w:shd w:val="clear" w:color="auto" w:fill="auto"/>
            <w:noWrap/>
            <w:vAlign w:val="center"/>
          </w:tcPr>
          <w:p w14:paraId="3F79AEC4" w14:textId="6161FC23"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Warming effect</w:t>
            </w:r>
            <w:ins w:id="345" w:author="Chris Free" w:date="2023-02-09T13:09:00Z">
              <w:r w:rsidR="00741168" w:rsidRPr="00811747">
                <w:rPr>
                  <w:rFonts w:ascii="Times New Roman" w:eastAsia="SimSun" w:hAnsi="Times New Roman"/>
                  <w:kern w:val="0"/>
                  <w:sz w:val="20"/>
                  <w:szCs w:val="20"/>
                </w:rPr>
                <w:t xml:space="preserve">, </w:t>
              </w:r>
            </w:ins>
            <w:del w:id="346" w:author="Chris Free" w:date="2023-02-09T13:09:00Z">
              <w:r w:rsidRPr="00811747" w:rsidDel="00741168">
                <w:rPr>
                  <w:rFonts w:ascii="Times New Roman" w:eastAsia="SimSun" w:hAnsi="Times New Roman"/>
                  <w:kern w:val="0"/>
                  <w:sz w:val="20"/>
                  <w:szCs w:val="20"/>
                </w:rPr>
                <w:delText xml:space="preserve"> (</w:delText>
              </w:r>
            </w:del>
            <w:bookmarkStart w:id="347" w:name="_Hlk119319583"/>
            <w:r w:rsidRPr="00811747">
              <w:rPr>
                <w:rFonts w:ascii="Times New Roman" w:eastAsia="SimSun" w:hAnsi="Times New Roman"/>
                <w:i/>
                <w:iCs/>
                <w:kern w:val="0"/>
                <w:sz w:val="20"/>
                <w:szCs w:val="20"/>
              </w:rPr>
              <w:t>θ</w:t>
            </w:r>
            <w:bookmarkEnd w:id="347"/>
            <w:del w:id="348"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3A327DF4"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Normal</w:t>
            </w:r>
          </w:p>
        </w:tc>
        <w:tc>
          <w:tcPr>
            <w:tcW w:w="7208" w:type="dxa"/>
            <w:tcBorders>
              <w:top w:val="nil"/>
              <w:left w:val="nil"/>
              <w:bottom w:val="nil"/>
              <w:right w:val="nil"/>
            </w:tcBorders>
            <w:shd w:val="clear" w:color="auto" w:fill="auto"/>
            <w:noWrap/>
            <w:vAlign w:val="center"/>
          </w:tcPr>
          <w:p w14:paraId="3E16D0EF" w14:textId="0A41237A" w:rsidR="008E0E8D" w:rsidRPr="00811747" w:rsidRDefault="00741168" w:rsidP="005012DA">
            <w:pPr>
              <w:widowControl/>
              <w:spacing w:line="240" w:lineRule="auto"/>
              <w:jc w:val="left"/>
              <w:rPr>
                <w:rFonts w:ascii="Times New Roman" w:eastAsia="SimSun" w:hAnsi="Times New Roman"/>
                <w:kern w:val="0"/>
                <w:sz w:val="20"/>
                <w:szCs w:val="20"/>
              </w:rPr>
            </w:pPr>
            <w:ins w:id="349" w:author="Chris Free" w:date="2023-02-09T13:12:00Z">
              <w:r w:rsidRPr="00811747">
                <w:rPr>
                  <w:rFonts w:ascii="Times New Roman" w:eastAsia="SimSun" w:hAnsi="Times New Roman"/>
                  <w:kern w:val="0"/>
                  <w:sz w:val="20"/>
                  <w:szCs w:val="20"/>
                </w:rPr>
                <w:t>m</w:t>
              </w:r>
            </w:ins>
            <w:del w:id="350" w:author="Chris Free" w:date="2023-02-09T13:12:00Z">
              <w:r w:rsidRPr="00811747" w:rsidDel="00741168">
                <w:rPr>
                  <w:rFonts w:ascii="Times New Roman" w:eastAsia="SimSun" w:hAnsi="Times New Roman"/>
                  <w:kern w:val="0"/>
                  <w:sz w:val="20"/>
                  <w:szCs w:val="20"/>
                </w:rPr>
                <w:delText>M</w:delText>
              </w:r>
            </w:del>
            <w:r w:rsidR="008E0E8D" w:rsidRPr="00811747">
              <w:rPr>
                <w:rFonts w:ascii="Times New Roman" w:eastAsia="SimSun" w:hAnsi="Times New Roman"/>
                <w:kern w:val="0"/>
                <w:sz w:val="20"/>
                <w:szCs w:val="20"/>
              </w:rPr>
              <w:t>ean</w:t>
            </w:r>
            <w:ins w:id="351"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w:t>
            </w:r>
            <w:ins w:id="352"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0; SD</w:t>
            </w:r>
            <w:ins w:id="353"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w:t>
            </w:r>
            <w:ins w:id="354"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2</w:t>
            </w:r>
          </w:p>
        </w:tc>
      </w:tr>
      <w:tr w:rsidR="00741168" w14:paraId="76D6EECC" w14:textId="77777777" w:rsidTr="00741168">
        <w:trPr>
          <w:trHeight w:hRule="exact" w:val="288"/>
        </w:trPr>
        <w:tc>
          <w:tcPr>
            <w:tcW w:w="5022" w:type="dxa"/>
            <w:tcBorders>
              <w:top w:val="nil"/>
              <w:left w:val="nil"/>
              <w:bottom w:val="nil"/>
              <w:right w:val="nil"/>
            </w:tcBorders>
            <w:shd w:val="clear" w:color="auto" w:fill="auto"/>
            <w:noWrap/>
            <w:vAlign w:val="center"/>
          </w:tcPr>
          <w:p w14:paraId="7A4D572A" w14:textId="3FCAC39F"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Shape parameter</w:t>
            </w:r>
            <w:ins w:id="355" w:author="Chris Free" w:date="2023-02-09T13:09:00Z">
              <w:r w:rsidR="00741168" w:rsidRPr="00811747">
                <w:rPr>
                  <w:rFonts w:ascii="Times New Roman" w:eastAsia="SimSun" w:hAnsi="Times New Roman"/>
                  <w:kern w:val="0"/>
                  <w:sz w:val="20"/>
                  <w:szCs w:val="20"/>
                </w:rPr>
                <w:t xml:space="preserve">, </w:t>
              </w:r>
            </w:ins>
            <w:del w:id="356" w:author="Chris Free" w:date="2023-02-09T13:09:00Z">
              <w:r w:rsidRPr="00811747" w:rsidDel="00741168">
                <w:rPr>
                  <w:rFonts w:ascii="Times New Roman" w:eastAsia="SimSun" w:hAnsi="Times New Roman"/>
                  <w:kern w:val="0"/>
                  <w:sz w:val="20"/>
                  <w:szCs w:val="20"/>
                </w:rPr>
                <w:delText xml:space="preserve"> (</w:delText>
              </w:r>
            </w:del>
            <w:r w:rsidRPr="00811747">
              <w:rPr>
                <w:rFonts w:ascii="Times New Roman" w:eastAsia="SimSun" w:hAnsi="Times New Roman"/>
                <w:i/>
                <w:iCs/>
                <w:kern w:val="0"/>
                <w:sz w:val="20"/>
                <w:szCs w:val="20"/>
              </w:rPr>
              <w:t>m</w:t>
            </w:r>
            <w:del w:id="357"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0415CE1D"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Skew normal</w:t>
            </w:r>
          </w:p>
        </w:tc>
        <w:tc>
          <w:tcPr>
            <w:tcW w:w="7208" w:type="dxa"/>
            <w:tcBorders>
              <w:top w:val="nil"/>
              <w:left w:val="nil"/>
              <w:bottom w:val="nil"/>
              <w:right w:val="nil"/>
            </w:tcBorders>
            <w:shd w:val="clear" w:color="auto" w:fill="auto"/>
            <w:noWrap/>
            <w:vAlign w:val="center"/>
          </w:tcPr>
          <w:p w14:paraId="5390D8B8" w14:textId="49A1C987" w:rsidR="008E0E8D" w:rsidRPr="00811747" w:rsidRDefault="00741168" w:rsidP="005012DA">
            <w:pPr>
              <w:widowControl/>
              <w:spacing w:line="240" w:lineRule="auto"/>
              <w:jc w:val="left"/>
              <w:rPr>
                <w:rFonts w:ascii="Times New Roman" w:eastAsia="SimSun" w:hAnsi="Times New Roman"/>
                <w:kern w:val="0"/>
                <w:sz w:val="20"/>
                <w:szCs w:val="20"/>
              </w:rPr>
            </w:pPr>
            <w:ins w:id="358" w:author="Chris Free" w:date="2023-02-09T13:12:00Z">
              <w:r w:rsidRPr="00811747">
                <w:rPr>
                  <w:rFonts w:ascii="Times New Roman" w:eastAsia="SimSun" w:hAnsi="Times New Roman"/>
                  <w:kern w:val="0"/>
                  <w:sz w:val="20"/>
                  <w:szCs w:val="20"/>
                </w:rPr>
                <w:t>l</w:t>
              </w:r>
            </w:ins>
            <w:del w:id="359" w:author="Chris Free" w:date="2023-02-09T13:12:00Z">
              <w:r w:rsidRPr="00811747" w:rsidDel="00741168">
                <w:rPr>
                  <w:rFonts w:ascii="Times New Roman" w:eastAsia="SimSun" w:hAnsi="Times New Roman"/>
                  <w:kern w:val="0"/>
                  <w:sz w:val="20"/>
                  <w:szCs w:val="20"/>
                </w:rPr>
                <w:delText>L</w:delText>
              </w:r>
            </w:del>
            <w:r w:rsidR="008E0E8D" w:rsidRPr="00811747">
              <w:rPr>
                <w:rFonts w:ascii="Times New Roman" w:eastAsia="SimSun" w:hAnsi="Times New Roman"/>
                <w:kern w:val="0"/>
                <w:sz w:val="20"/>
                <w:szCs w:val="20"/>
              </w:rPr>
              <w:t>ocation</w:t>
            </w:r>
            <w:ins w:id="360"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w:t>
            </w:r>
            <w:ins w:id="361"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-0.5; scale</w:t>
            </w:r>
            <w:ins w:id="362"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w:t>
            </w:r>
            <w:ins w:id="363"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1; shape</w:t>
            </w:r>
            <w:ins w:id="364"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w:t>
            </w:r>
            <w:ins w:id="365" w:author="Chris Free" w:date="2023-02-09T13:11:00Z">
              <w:r w:rsidRPr="00811747">
                <w:rPr>
                  <w:rFonts w:ascii="Times New Roman" w:eastAsia="SimSun" w:hAnsi="Times New Roman"/>
                  <w:kern w:val="0"/>
                  <w:sz w:val="20"/>
                  <w:szCs w:val="20"/>
                </w:rPr>
                <w:t xml:space="preserve"> </w:t>
              </w:r>
            </w:ins>
            <w:r w:rsidR="008E0E8D" w:rsidRPr="00811747">
              <w:rPr>
                <w:rFonts w:ascii="Times New Roman" w:eastAsia="SimSun" w:hAnsi="Times New Roman"/>
                <w:kern w:val="0"/>
                <w:sz w:val="20"/>
                <w:szCs w:val="20"/>
              </w:rPr>
              <w:t>10</w:t>
            </w:r>
          </w:p>
        </w:tc>
      </w:tr>
      <w:tr w:rsidR="00741168" w14:paraId="5E3F6746" w14:textId="77777777" w:rsidTr="00741168">
        <w:trPr>
          <w:trHeight w:hRule="exact" w:val="288"/>
        </w:trPr>
        <w:tc>
          <w:tcPr>
            <w:tcW w:w="5022" w:type="dxa"/>
            <w:tcBorders>
              <w:top w:val="nil"/>
              <w:left w:val="nil"/>
              <w:bottom w:val="nil"/>
              <w:right w:val="nil"/>
            </w:tcBorders>
            <w:shd w:val="clear" w:color="auto" w:fill="auto"/>
            <w:noWrap/>
            <w:vAlign w:val="center"/>
          </w:tcPr>
          <w:p w14:paraId="2E93EDCA" w14:textId="0389BF4C"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Instantaneous fishing mortality</w:t>
            </w:r>
            <w:ins w:id="366" w:author="Chris Free" w:date="2023-02-09T13:09:00Z">
              <w:r w:rsidR="00741168" w:rsidRPr="00811747">
                <w:rPr>
                  <w:rFonts w:ascii="Times New Roman" w:eastAsia="SimSun" w:hAnsi="Times New Roman"/>
                  <w:kern w:val="0"/>
                  <w:sz w:val="20"/>
                  <w:szCs w:val="20"/>
                </w:rPr>
                <w:t xml:space="preserve">, </w:t>
              </w:r>
            </w:ins>
            <w:del w:id="367" w:author="Chris Free" w:date="2023-02-09T13:09:00Z">
              <w:r w:rsidRPr="00811747" w:rsidDel="00741168">
                <w:rPr>
                  <w:rFonts w:ascii="Times New Roman" w:eastAsia="SimSun" w:hAnsi="Times New Roman"/>
                  <w:kern w:val="0"/>
                  <w:sz w:val="20"/>
                  <w:szCs w:val="20"/>
                </w:rPr>
                <w:delText xml:space="preserve"> (</w:delText>
              </w:r>
            </w:del>
            <w:r w:rsidRPr="00811747">
              <w:rPr>
                <w:rFonts w:ascii="Times New Roman" w:eastAsia="SimSun" w:hAnsi="Times New Roman"/>
                <w:i/>
                <w:iCs/>
                <w:kern w:val="0"/>
                <w:sz w:val="20"/>
                <w:szCs w:val="20"/>
              </w:rPr>
              <w:t>F</w:t>
            </w:r>
            <w:del w:id="368" w:author="Chris Free" w:date="2023-02-09T13:09:00Z">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7C162496"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Exponential</w:t>
            </w:r>
          </w:p>
        </w:tc>
        <w:tc>
          <w:tcPr>
            <w:tcW w:w="7208" w:type="dxa"/>
            <w:tcBorders>
              <w:top w:val="nil"/>
              <w:left w:val="nil"/>
              <w:bottom w:val="nil"/>
              <w:right w:val="nil"/>
            </w:tcBorders>
            <w:shd w:val="clear" w:color="auto" w:fill="auto"/>
            <w:noWrap/>
            <w:vAlign w:val="center"/>
          </w:tcPr>
          <w:p w14:paraId="78869642" w14:textId="017CD81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rate (λ)</w:t>
            </w:r>
            <w:ins w:id="369"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70"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 xml:space="preserve">1 </w:t>
            </w:r>
          </w:p>
        </w:tc>
      </w:tr>
      <w:tr w:rsidR="00741168" w14:paraId="05597D8D" w14:textId="77777777" w:rsidTr="00741168">
        <w:trPr>
          <w:trHeight w:hRule="exact" w:val="288"/>
        </w:trPr>
        <w:tc>
          <w:tcPr>
            <w:tcW w:w="5022" w:type="dxa"/>
            <w:tcBorders>
              <w:top w:val="nil"/>
              <w:left w:val="nil"/>
              <w:bottom w:val="nil"/>
              <w:right w:val="nil"/>
            </w:tcBorders>
            <w:shd w:val="clear" w:color="auto" w:fill="auto"/>
            <w:noWrap/>
            <w:vAlign w:val="center"/>
          </w:tcPr>
          <w:p w14:paraId="4169C7AA" w14:textId="0A1DE440"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Variance of observation error in recreational harvest</w:t>
            </w:r>
            <w:ins w:id="371" w:author="Chris Free" w:date="2023-02-09T13:09:00Z">
              <w:r w:rsidR="00741168" w:rsidRPr="00811747">
                <w:rPr>
                  <w:rFonts w:ascii="Times New Roman" w:eastAsia="SimSun" w:hAnsi="Times New Roman"/>
                  <w:kern w:val="0"/>
                  <w:sz w:val="20"/>
                  <w:szCs w:val="20"/>
                </w:rPr>
                <w:t xml:space="preserve">, </w:t>
              </w:r>
            </w:ins>
            <m:oMath>
              <m:sSubSup>
                <m:sSubSupPr>
                  <m:ctrlPr>
                    <w:ins w:id="372" w:author="Chris Free" w:date="2023-02-09T13:10:00Z">
                      <w:rPr>
                        <w:rFonts w:ascii="Cambria Math" w:eastAsia="SimSun" w:hAnsi="Cambria Math"/>
                        <w:i/>
                        <w:kern w:val="0"/>
                        <w:sz w:val="20"/>
                        <w:szCs w:val="20"/>
                      </w:rPr>
                    </w:ins>
                  </m:ctrlPr>
                </m:sSubSupPr>
                <m:e>
                  <m:r>
                    <w:ins w:id="373" w:author="Chris Free" w:date="2023-02-09T13:10:00Z">
                      <w:rPr>
                        <w:rFonts w:ascii="Cambria Math" w:eastAsia="SimSun" w:hAnsi="Cambria Math"/>
                        <w:kern w:val="0"/>
                        <w:sz w:val="20"/>
                        <w:szCs w:val="20"/>
                      </w:rPr>
                      <m:t>σ</m:t>
                    </w:ins>
                  </m:r>
                </m:e>
                <m:sub>
                  <m:r>
                    <w:ins w:id="374" w:author="Chris Free" w:date="2023-02-09T13:10:00Z">
                      <w:rPr>
                        <w:rFonts w:ascii="Cambria Math" w:eastAsia="SimSun" w:hAnsi="Cambria Math"/>
                        <w:kern w:val="0"/>
                        <w:sz w:val="20"/>
                        <w:szCs w:val="20"/>
                      </w:rPr>
                      <m:t>n</m:t>
                    </w:ins>
                  </m:r>
                </m:sub>
                <m:sup>
                  <m:r>
                    <w:ins w:id="375" w:author="Chris Free" w:date="2023-02-09T13:10:00Z">
                      <w:rPr>
                        <w:rFonts w:ascii="Cambria Math" w:eastAsia="SimSun" w:hAnsi="Cambria Math"/>
                        <w:kern w:val="0"/>
                        <w:sz w:val="20"/>
                        <w:szCs w:val="20"/>
                      </w:rPr>
                      <m:t>2</m:t>
                    </w:ins>
                  </m:r>
                </m:sup>
              </m:sSubSup>
            </m:oMath>
            <w:del w:id="376" w:author="Chris Free" w:date="2023-02-09T13:10:00Z">
              <w:r w:rsidRPr="00811747" w:rsidDel="00741168">
                <w:rPr>
                  <w:rFonts w:ascii="Times New Roman" w:eastAsia="SimSun" w:hAnsi="Times New Roman"/>
                  <w:kern w:val="0"/>
                  <w:sz w:val="20"/>
                  <w:szCs w:val="20"/>
                </w:rPr>
                <w:delText xml:space="preserve"> (</w:delText>
              </w:r>
              <w:r w:rsidRPr="00811747" w:rsidDel="00741168">
                <w:rPr>
                  <w:rFonts w:ascii="Times New Roman" w:eastAsia="SimSun" w:hAnsi="Times New Roman"/>
                  <w:i/>
                  <w:iCs/>
                  <w:kern w:val="0"/>
                  <w:sz w:val="20"/>
                  <w:szCs w:val="20"/>
                </w:rPr>
                <w:delText>σ_ȵ^2</w:delText>
              </w:r>
              <w:r w:rsidRPr="00811747" w:rsidDel="00741168">
                <w:rPr>
                  <w:rFonts w:ascii="Times New Roman" w:eastAsia="SimSun" w:hAnsi="Times New Roman"/>
                  <w:kern w:val="0"/>
                  <w:sz w:val="20"/>
                  <w:szCs w:val="20"/>
                </w:rPr>
                <w:delText>)</w:delText>
              </w:r>
            </w:del>
          </w:p>
        </w:tc>
        <w:tc>
          <w:tcPr>
            <w:tcW w:w="1530" w:type="dxa"/>
            <w:tcBorders>
              <w:top w:val="nil"/>
              <w:left w:val="nil"/>
              <w:bottom w:val="nil"/>
              <w:right w:val="nil"/>
            </w:tcBorders>
            <w:shd w:val="clear" w:color="auto" w:fill="auto"/>
            <w:noWrap/>
            <w:vAlign w:val="center"/>
          </w:tcPr>
          <w:p w14:paraId="121D996E"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Inverse gamma</w:t>
            </w:r>
          </w:p>
        </w:tc>
        <w:tc>
          <w:tcPr>
            <w:tcW w:w="7208" w:type="dxa"/>
            <w:tcBorders>
              <w:top w:val="nil"/>
              <w:left w:val="nil"/>
              <w:bottom w:val="nil"/>
              <w:right w:val="nil"/>
            </w:tcBorders>
            <w:shd w:val="clear" w:color="auto" w:fill="auto"/>
            <w:noWrap/>
            <w:vAlign w:val="center"/>
          </w:tcPr>
          <w:p w14:paraId="1493CE2E" w14:textId="3CF7951B" w:rsidR="008E0E8D" w:rsidRPr="00811747" w:rsidRDefault="008E0E8D" w:rsidP="005012DA">
            <w:pPr>
              <w:widowControl/>
              <w:spacing w:line="240" w:lineRule="auto"/>
              <w:jc w:val="left"/>
              <w:rPr>
                <w:rFonts w:ascii="Times New Roman" w:eastAsia="SimSun" w:hAnsi="Times New Roman"/>
                <w:kern w:val="0"/>
                <w:sz w:val="20"/>
                <w:szCs w:val="20"/>
              </w:rPr>
            </w:pPr>
            <w:del w:id="377" w:author="Chris Free" w:date="2023-02-09T13:06:00Z">
              <w:r w:rsidRPr="00811747" w:rsidDel="002F58BB">
                <w:rPr>
                  <w:rFonts w:ascii="Times New Roman" w:eastAsia="SimSun" w:hAnsi="Times New Roman"/>
                  <w:kern w:val="0"/>
                  <w:sz w:val="20"/>
                  <w:szCs w:val="20"/>
                </w:rPr>
                <w:delText xml:space="preserve"> </w:delText>
              </w:r>
            </w:del>
            <w:r w:rsidRPr="00811747">
              <w:rPr>
                <w:rFonts w:ascii="Times New Roman" w:eastAsia="SimSun" w:hAnsi="Times New Roman"/>
                <w:kern w:val="0"/>
                <w:sz w:val="20"/>
                <w:szCs w:val="20"/>
              </w:rPr>
              <w:t>shape (α)</w:t>
            </w:r>
            <w:ins w:id="378"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79"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4; scale (β)</w:t>
            </w:r>
            <w:ins w:id="380"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81"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0.01</w:t>
            </w:r>
          </w:p>
        </w:tc>
      </w:tr>
      <w:tr w:rsidR="00741168" w14:paraId="26790A88" w14:textId="77777777" w:rsidTr="00741168">
        <w:trPr>
          <w:trHeight w:hRule="exact" w:val="288"/>
        </w:trPr>
        <w:tc>
          <w:tcPr>
            <w:tcW w:w="5022" w:type="dxa"/>
            <w:tcBorders>
              <w:top w:val="nil"/>
              <w:left w:val="nil"/>
              <w:bottom w:val="single" w:sz="4" w:space="0" w:color="auto"/>
              <w:right w:val="nil"/>
            </w:tcBorders>
            <w:shd w:val="clear" w:color="auto" w:fill="auto"/>
            <w:noWrap/>
            <w:vAlign w:val="center"/>
          </w:tcPr>
          <w:p w14:paraId="55323E99" w14:textId="1F427593"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Variance of observation error in relative biomass index</w:t>
            </w:r>
            <w:ins w:id="382" w:author="Chris Free" w:date="2023-02-09T13:10:00Z">
              <w:r w:rsidR="00741168" w:rsidRPr="00811747">
                <w:rPr>
                  <w:rFonts w:ascii="Times New Roman" w:eastAsia="SimSun" w:hAnsi="Times New Roman"/>
                  <w:kern w:val="0"/>
                  <w:sz w:val="20"/>
                  <w:szCs w:val="20"/>
                </w:rPr>
                <w:t>,</w:t>
              </w:r>
              <w:r w:rsidR="00741168" w:rsidRPr="00811747">
                <w:rPr>
                  <w:rFonts w:ascii="Times New Roman" w:eastAsia="SimSun" w:hAnsi="Times New Roman"/>
                  <w:i/>
                  <w:kern w:val="0"/>
                  <w:sz w:val="20"/>
                  <w:szCs w:val="20"/>
                </w:rPr>
                <w:t xml:space="preserve"> </w:t>
              </w:r>
            </w:ins>
            <m:oMath>
              <m:sSubSup>
                <m:sSubSupPr>
                  <m:ctrlPr>
                    <w:ins w:id="383" w:author="Chris Free" w:date="2023-02-09T13:10:00Z">
                      <w:rPr>
                        <w:rFonts w:ascii="Cambria Math" w:eastAsia="SimSun" w:hAnsi="Cambria Math"/>
                        <w:i/>
                        <w:kern w:val="0"/>
                        <w:sz w:val="20"/>
                        <w:szCs w:val="20"/>
                      </w:rPr>
                    </w:ins>
                  </m:ctrlPr>
                </m:sSubSupPr>
                <m:e>
                  <m:r>
                    <w:ins w:id="384" w:author="Chris Free" w:date="2023-02-09T13:10:00Z">
                      <w:rPr>
                        <w:rFonts w:ascii="Cambria Math" w:eastAsia="SimSun" w:hAnsi="Cambria Math"/>
                        <w:kern w:val="0"/>
                        <w:sz w:val="20"/>
                        <w:szCs w:val="20"/>
                      </w:rPr>
                      <m:t>σ</m:t>
                    </w:ins>
                  </m:r>
                </m:e>
                <m:sub>
                  <m:r>
                    <w:ins w:id="385" w:author="Chris Free" w:date="2023-02-09T13:11:00Z">
                      <w:rPr>
                        <w:rFonts w:ascii="Cambria Math" w:eastAsia="SimSun" w:hAnsi="Cambria Math"/>
                        <w:kern w:val="0"/>
                        <w:sz w:val="20"/>
                        <w:szCs w:val="20"/>
                      </w:rPr>
                      <m:t>ε</m:t>
                    </w:ins>
                  </m:r>
                </m:sub>
                <m:sup>
                  <m:r>
                    <w:ins w:id="386" w:author="Chris Free" w:date="2023-02-09T13:10:00Z">
                      <w:rPr>
                        <w:rFonts w:ascii="Cambria Math" w:eastAsia="SimSun" w:hAnsi="Cambria Math"/>
                        <w:kern w:val="0"/>
                        <w:sz w:val="20"/>
                        <w:szCs w:val="20"/>
                      </w:rPr>
                      <m:t>2</m:t>
                    </w:ins>
                  </m:r>
                </m:sup>
              </m:sSubSup>
            </m:oMath>
            <w:del w:id="387" w:author="Chris Free" w:date="2023-02-09T13:10:00Z">
              <w:r w:rsidRPr="00811747" w:rsidDel="00741168">
                <w:rPr>
                  <w:rFonts w:ascii="Times New Roman" w:eastAsia="SimSun" w:hAnsi="Times New Roman"/>
                  <w:kern w:val="0"/>
                  <w:sz w:val="20"/>
                  <w:szCs w:val="20"/>
                </w:rPr>
                <w:delText xml:space="preserve"> (</w:delText>
              </w:r>
              <w:r w:rsidRPr="00811747" w:rsidDel="00741168">
                <w:rPr>
                  <w:rFonts w:ascii="Times New Roman" w:eastAsia="SimSun" w:hAnsi="Times New Roman"/>
                  <w:i/>
                  <w:iCs/>
                  <w:kern w:val="0"/>
                  <w:sz w:val="20"/>
                  <w:szCs w:val="20"/>
                </w:rPr>
                <w:delText>σ_ε^2</w:delText>
              </w:r>
              <w:r w:rsidRPr="00811747" w:rsidDel="00741168">
                <w:rPr>
                  <w:rFonts w:ascii="Times New Roman" w:eastAsia="SimSun" w:hAnsi="Times New Roman"/>
                  <w:kern w:val="0"/>
                  <w:sz w:val="20"/>
                  <w:szCs w:val="20"/>
                </w:rPr>
                <w:delText>)</w:delText>
              </w:r>
            </w:del>
          </w:p>
        </w:tc>
        <w:tc>
          <w:tcPr>
            <w:tcW w:w="1530" w:type="dxa"/>
            <w:tcBorders>
              <w:top w:val="nil"/>
              <w:left w:val="nil"/>
              <w:bottom w:val="single" w:sz="4" w:space="0" w:color="auto"/>
              <w:right w:val="nil"/>
            </w:tcBorders>
            <w:shd w:val="clear" w:color="auto" w:fill="auto"/>
            <w:noWrap/>
            <w:vAlign w:val="center"/>
          </w:tcPr>
          <w:p w14:paraId="03984C27" w14:textId="77777777" w:rsidR="008E0E8D" w:rsidRPr="00811747" w:rsidRDefault="008E0E8D" w:rsidP="005012DA">
            <w:pPr>
              <w:widowControl/>
              <w:spacing w:line="240" w:lineRule="auto"/>
              <w:jc w:val="left"/>
              <w:rPr>
                <w:rFonts w:ascii="Times New Roman" w:eastAsia="SimSun" w:hAnsi="Times New Roman"/>
                <w:kern w:val="0"/>
                <w:sz w:val="20"/>
                <w:szCs w:val="20"/>
              </w:rPr>
            </w:pPr>
            <w:r w:rsidRPr="00811747">
              <w:rPr>
                <w:rFonts w:ascii="Times New Roman" w:eastAsia="SimSun" w:hAnsi="Times New Roman"/>
                <w:kern w:val="0"/>
                <w:sz w:val="20"/>
                <w:szCs w:val="20"/>
              </w:rPr>
              <w:t>Inverse gamma</w:t>
            </w:r>
          </w:p>
        </w:tc>
        <w:tc>
          <w:tcPr>
            <w:tcW w:w="7208" w:type="dxa"/>
            <w:tcBorders>
              <w:top w:val="nil"/>
              <w:left w:val="nil"/>
              <w:bottom w:val="single" w:sz="4" w:space="0" w:color="auto"/>
              <w:right w:val="nil"/>
            </w:tcBorders>
            <w:shd w:val="clear" w:color="auto" w:fill="auto"/>
            <w:noWrap/>
            <w:vAlign w:val="center"/>
          </w:tcPr>
          <w:p w14:paraId="04AE1C1C" w14:textId="4561916E" w:rsidR="008E0E8D" w:rsidRPr="00811747" w:rsidRDefault="008E0E8D" w:rsidP="005012DA">
            <w:pPr>
              <w:widowControl/>
              <w:spacing w:line="240" w:lineRule="auto"/>
              <w:jc w:val="left"/>
              <w:rPr>
                <w:rFonts w:ascii="Times New Roman" w:eastAsia="SimSun" w:hAnsi="Times New Roman"/>
                <w:kern w:val="0"/>
                <w:sz w:val="20"/>
                <w:szCs w:val="20"/>
              </w:rPr>
            </w:pPr>
            <w:del w:id="388" w:author="Chris Free" w:date="2023-02-09T13:06:00Z">
              <w:r w:rsidRPr="00811747" w:rsidDel="002F58BB">
                <w:rPr>
                  <w:rFonts w:ascii="Times New Roman" w:eastAsia="SimSun" w:hAnsi="Times New Roman"/>
                  <w:kern w:val="0"/>
                  <w:sz w:val="20"/>
                  <w:szCs w:val="20"/>
                </w:rPr>
                <w:delText xml:space="preserve"> </w:delText>
              </w:r>
            </w:del>
            <w:r w:rsidRPr="00811747">
              <w:rPr>
                <w:rFonts w:ascii="Times New Roman" w:eastAsia="SimSun" w:hAnsi="Times New Roman"/>
                <w:kern w:val="0"/>
                <w:sz w:val="20"/>
                <w:szCs w:val="20"/>
              </w:rPr>
              <w:t>shape (α)</w:t>
            </w:r>
            <w:ins w:id="389"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90"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4; scale (β)</w:t>
            </w:r>
            <w:ins w:id="391"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w:t>
            </w:r>
            <w:ins w:id="392" w:author="Chris Free" w:date="2023-02-09T13:12:00Z">
              <w:r w:rsidR="00741168" w:rsidRPr="00811747">
                <w:rPr>
                  <w:rFonts w:ascii="Times New Roman" w:eastAsia="SimSun" w:hAnsi="Times New Roman"/>
                  <w:kern w:val="0"/>
                  <w:sz w:val="20"/>
                  <w:szCs w:val="20"/>
                </w:rPr>
                <w:t xml:space="preserve"> </w:t>
              </w:r>
            </w:ins>
            <w:r w:rsidRPr="00811747">
              <w:rPr>
                <w:rFonts w:ascii="Times New Roman" w:eastAsia="SimSun" w:hAnsi="Times New Roman"/>
                <w:kern w:val="0"/>
                <w:sz w:val="20"/>
                <w:szCs w:val="20"/>
              </w:rPr>
              <w:t>0.01</w:t>
            </w:r>
          </w:p>
        </w:tc>
      </w:tr>
    </w:tbl>
    <w:p w14:paraId="11C3AB8A" w14:textId="77777777" w:rsidR="00616886" w:rsidRDefault="00616886" w:rsidP="00FE1791">
      <w:pPr>
        <w:spacing w:line="240" w:lineRule="auto"/>
        <w:jc w:val="center"/>
        <w:rPr>
          <w:rFonts w:ascii="Times New Roman" w:hAnsi="Times New Roman"/>
        </w:rPr>
      </w:pPr>
    </w:p>
    <w:p w14:paraId="5B30BE52" w14:textId="1097D75A" w:rsidR="00053E98" w:rsidRPr="00053E98" w:rsidRDefault="00053E98" w:rsidP="00FE1791">
      <w:pPr>
        <w:spacing w:line="240" w:lineRule="auto"/>
        <w:rPr>
          <w:rFonts w:ascii="Times New Roman" w:hAnsi="Times New Roman"/>
          <w:color w:val="000000"/>
        </w:rPr>
      </w:pPr>
    </w:p>
    <w:sectPr w:rsidR="00053E98" w:rsidRPr="00053E98" w:rsidSect="0064520F">
      <w:pgSz w:w="16838" w:h="11906" w:orient="landscape"/>
      <w:pgMar w:top="1800" w:right="1440" w:bottom="180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7" w:author="Chris Free" w:date="2023-02-09T13:02:00Z" w:initials="CF">
    <w:p w14:paraId="27890DF7" w14:textId="77777777" w:rsidR="00010143" w:rsidRDefault="00010143" w:rsidP="00E22529">
      <w:pPr>
        <w:jc w:val="left"/>
      </w:pPr>
      <w:r>
        <w:rPr>
          <w:rStyle w:val="CommentReference"/>
        </w:rPr>
        <w:annotationRef/>
      </w:r>
      <w:r>
        <w:rPr>
          <w:color w:val="000000"/>
          <w:sz w:val="20"/>
          <w:szCs w:val="20"/>
        </w:rPr>
        <w:t>I made the table fit on one page and bolded the headers.</w:t>
      </w:r>
    </w:p>
  </w:comment>
  <w:comment w:id="253" w:author="Chris Free" w:date="2023-02-09T13:40:00Z" w:initials="CF">
    <w:p w14:paraId="4B67CD59" w14:textId="77777777" w:rsidR="00FB2FD2" w:rsidRDefault="00FB2FD2" w:rsidP="003A7230">
      <w:pPr>
        <w:jc w:val="left"/>
      </w:pPr>
      <w:r>
        <w:rPr>
          <w:rStyle w:val="CommentReference"/>
        </w:rPr>
        <w:annotationRef/>
      </w:r>
      <w:r>
        <w:rPr>
          <w:color w:val="000000"/>
          <w:sz w:val="20"/>
          <w:szCs w:val="20"/>
        </w:rPr>
        <w:t>What does the tilda (~) mean? Is is March to November? If so, I suggest using a hyper here and throughout.</w:t>
      </w:r>
    </w:p>
  </w:comment>
  <w:comment w:id="314" w:author="Chris Free" w:date="2023-02-13T17:01:00Z" w:initials="CF">
    <w:p w14:paraId="30D4F68F" w14:textId="77777777" w:rsidR="001E7F4B" w:rsidRDefault="001E7F4B" w:rsidP="0001340F">
      <w:pPr>
        <w:jc w:val="left"/>
      </w:pPr>
      <w:r>
        <w:rPr>
          <w:rStyle w:val="CommentReference"/>
        </w:rPr>
        <w:annotationRef/>
      </w:r>
      <w:r>
        <w:rPr>
          <w:color w:val="000000"/>
          <w:sz w:val="20"/>
          <w:szCs w:val="20"/>
        </w:rPr>
        <w:t>Make this a complete citation.</w:t>
      </w:r>
    </w:p>
  </w:comment>
  <w:comment w:id="316" w:author="Chris Free" w:date="2023-02-13T17:01:00Z" w:initials="CF">
    <w:p w14:paraId="5F2925FA" w14:textId="77777777" w:rsidR="00B47856" w:rsidRDefault="00B47856" w:rsidP="007B1EDA">
      <w:pPr>
        <w:jc w:val="left"/>
      </w:pPr>
      <w:r>
        <w:rPr>
          <w:rStyle w:val="CommentReference"/>
        </w:rPr>
        <w:annotationRef/>
      </w:r>
      <w:r>
        <w:rPr>
          <w:color w:val="000000"/>
          <w:sz w:val="20"/>
          <w:szCs w:val="20"/>
        </w:rPr>
        <w:t>Should Tilda be a hyphen?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90DF7" w15:done="0"/>
  <w15:commentEx w15:paraId="4B67CD59" w15:done="0"/>
  <w15:commentEx w15:paraId="30D4F68F" w15:done="0"/>
  <w15:commentEx w15:paraId="5F2925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6D79" w16cex:dateUtc="2023-02-09T18:02:00Z"/>
  <w16cex:commentExtensible w16cex:durableId="278F764A" w16cex:dateUtc="2023-02-09T18:40:00Z"/>
  <w16cex:commentExtensible w16cex:durableId="2794EB64" w16cex:dateUtc="2023-02-13T22:01:00Z"/>
  <w16cex:commentExtensible w16cex:durableId="2794EB79" w16cex:dateUtc="2023-02-13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90DF7" w16cid:durableId="278F6D79"/>
  <w16cid:commentId w16cid:paraId="4B67CD59" w16cid:durableId="278F764A"/>
  <w16cid:commentId w16cid:paraId="30D4F68F" w16cid:durableId="2794EB64"/>
  <w16cid:commentId w16cid:paraId="5F2925FA" w16cid:durableId="2794EB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9ED30" w14:textId="77777777" w:rsidR="00782170" w:rsidRDefault="00782170" w:rsidP="00AA7BB8">
      <w:pPr>
        <w:spacing w:after="0" w:line="240" w:lineRule="auto"/>
      </w:pPr>
      <w:r>
        <w:separator/>
      </w:r>
    </w:p>
  </w:endnote>
  <w:endnote w:type="continuationSeparator" w:id="0">
    <w:p w14:paraId="7EDA4A4B" w14:textId="77777777" w:rsidR="00782170" w:rsidRDefault="00782170" w:rsidP="00AA7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A57A" w14:textId="77777777" w:rsidR="00782170" w:rsidRDefault="00782170" w:rsidP="00AA7BB8">
      <w:pPr>
        <w:spacing w:after="0" w:line="240" w:lineRule="auto"/>
      </w:pPr>
      <w:r>
        <w:separator/>
      </w:r>
    </w:p>
  </w:footnote>
  <w:footnote w:type="continuationSeparator" w:id="0">
    <w:p w14:paraId="0E8318B6" w14:textId="77777777" w:rsidR="00782170" w:rsidRDefault="00782170" w:rsidP="00AA7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62C36"/>
    <w:multiLevelType w:val="multilevel"/>
    <w:tmpl w:val="2B162C36"/>
    <w:lvl w:ilvl="0">
      <w:start w:val="1"/>
      <w:numFmt w:val="lowerLetter"/>
      <w:lvlText w:val="(%1)"/>
      <w:lvlJc w:val="left"/>
      <w:pPr>
        <w:ind w:left="2130" w:hanging="360"/>
      </w:pPr>
      <w:rPr>
        <w:rFonts w:hint="default"/>
      </w:rPr>
    </w:lvl>
    <w:lvl w:ilvl="1">
      <w:start w:val="1"/>
      <w:numFmt w:val="lowerLetter"/>
      <w:lvlText w:val="%2)"/>
      <w:lvlJc w:val="left"/>
      <w:pPr>
        <w:ind w:left="2610" w:hanging="420"/>
      </w:pPr>
    </w:lvl>
    <w:lvl w:ilvl="2">
      <w:start w:val="1"/>
      <w:numFmt w:val="lowerRoman"/>
      <w:lvlText w:val="%3."/>
      <w:lvlJc w:val="right"/>
      <w:pPr>
        <w:ind w:left="3030" w:hanging="420"/>
      </w:pPr>
    </w:lvl>
    <w:lvl w:ilvl="3">
      <w:start w:val="1"/>
      <w:numFmt w:val="decimal"/>
      <w:lvlText w:val="%4."/>
      <w:lvlJc w:val="left"/>
      <w:pPr>
        <w:ind w:left="3450" w:hanging="420"/>
      </w:pPr>
    </w:lvl>
    <w:lvl w:ilvl="4">
      <w:start w:val="1"/>
      <w:numFmt w:val="lowerLetter"/>
      <w:lvlText w:val="%5)"/>
      <w:lvlJc w:val="left"/>
      <w:pPr>
        <w:ind w:left="3870" w:hanging="420"/>
      </w:pPr>
    </w:lvl>
    <w:lvl w:ilvl="5">
      <w:start w:val="1"/>
      <w:numFmt w:val="lowerRoman"/>
      <w:lvlText w:val="%6."/>
      <w:lvlJc w:val="right"/>
      <w:pPr>
        <w:ind w:left="4290" w:hanging="420"/>
      </w:pPr>
    </w:lvl>
    <w:lvl w:ilvl="6">
      <w:start w:val="1"/>
      <w:numFmt w:val="decimal"/>
      <w:lvlText w:val="%7."/>
      <w:lvlJc w:val="left"/>
      <w:pPr>
        <w:ind w:left="4710" w:hanging="420"/>
      </w:pPr>
    </w:lvl>
    <w:lvl w:ilvl="7">
      <w:start w:val="1"/>
      <w:numFmt w:val="lowerLetter"/>
      <w:lvlText w:val="%8)"/>
      <w:lvlJc w:val="left"/>
      <w:pPr>
        <w:ind w:left="5130" w:hanging="420"/>
      </w:pPr>
    </w:lvl>
    <w:lvl w:ilvl="8">
      <w:start w:val="1"/>
      <w:numFmt w:val="lowerRoman"/>
      <w:lvlText w:val="%9."/>
      <w:lvlJc w:val="right"/>
      <w:pPr>
        <w:ind w:left="5550" w:hanging="420"/>
      </w:pPr>
    </w:lvl>
  </w:abstractNum>
  <w:num w:numId="1" w16cid:durableId="3147712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Free">
    <w15:presenceInfo w15:providerId="AD" w15:userId="S::cfree@ucsb.edu::3c18b808-abac-4284-b765-10746db113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bEwMDU0NTU1MjFU0lEKTi0uzszPAykwNKoFAD4LeDUtAAAA"/>
    <w:docVar w:name="commondata" w:val="eyJoZGlkIjoiN2I2MDhlMGNhZTRmNjNhOTIzNzRhYzYxMmE5ZmU3YWUifQ=="/>
  </w:docVars>
  <w:rsids>
    <w:rsidRoot w:val="009C0E0C"/>
    <w:rsid w:val="00001805"/>
    <w:rsid w:val="00010143"/>
    <w:rsid w:val="00010D28"/>
    <w:rsid w:val="000153CE"/>
    <w:rsid w:val="00015A4F"/>
    <w:rsid w:val="00022125"/>
    <w:rsid w:val="00052A69"/>
    <w:rsid w:val="00053E98"/>
    <w:rsid w:val="0006529C"/>
    <w:rsid w:val="000A36DD"/>
    <w:rsid w:val="000C4B01"/>
    <w:rsid w:val="000E609C"/>
    <w:rsid w:val="00106EDB"/>
    <w:rsid w:val="00115034"/>
    <w:rsid w:val="001231F4"/>
    <w:rsid w:val="00142BBC"/>
    <w:rsid w:val="001432A0"/>
    <w:rsid w:val="001451F2"/>
    <w:rsid w:val="001643E2"/>
    <w:rsid w:val="00182882"/>
    <w:rsid w:val="00190CFB"/>
    <w:rsid w:val="001C1282"/>
    <w:rsid w:val="001E0F0C"/>
    <w:rsid w:val="001E2276"/>
    <w:rsid w:val="001E7F4B"/>
    <w:rsid w:val="001F3A2B"/>
    <w:rsid w:val="002165AC"/>
    <w:rsid w:val="0022174D"/>
    <w:rsid w:val="002260E6"/>
    <w:rsid w:val="0023400D"/>
    <w:rsid w:val="00237F3E"/>
    <w:rsid w:val="002445D1"/>
    <w:rsid w:val="002547EA"/>
    <w:rsid w:val="0026138F"/>
    <w:rsid w:val="00262B55"/>
    <w:rsid w:val="0027210D"/>
    <w:rsid w:val="00275296"/>
    <w:rsid w:val="00292CFE"/>
    <w:rsid w:val="00297E27"/>
    <w:rsid w:val="002A01D4"/>
    <w:rsid w:val="002B0149"/>
    <w:rsid w:val="002D4B41"/>
    <w:rsid w:val="002E7CE2"/>
    <w:rsid w:val="002F58BB"/>
    <w:rsid w:val="00315965"/>
    <w:rsid w:val="0032585E"/>
    <w:rsid w:val="00326B4A"/>
    <w:rsid w:val="00337786"/>
    <w:rsid w:val="0035401F"/>
    <w:rsid w:val="003B65E5"/>
    <w:rsid w:val="00427A01"/>
    <w:rsid w:val="00470AB6"/>
    <w:rsid w:val="004849A7"/>
    <w:rsid w:val="004955DB"/>
    <w:rsid w:val="004B2682"/>
    <w:rsid w:val="004D0135"/>
    <w:rsid w:val="004F1B2E"/>
    <w:rsid w:val="004F1B45"/>
    <w:rsid w:val="004F3465"/>
    <w:rsid w:val="005012DA"/>
    <w:rsid w:val="00517644"/>
    <w:rsid w:val="005213AE"/>
    <w:rsid w:val="005269FA"/>
    <w:rsid w:val="00542F9D"/>
    <w:rsid w:val="00555CAF"/>
    <w:rsid w:val="00563448"/>
    <w:rsid w:val="00573FEE"/>
    <w:rsid w:val="00585767"/>
    <w:rsid w:val="00590B53"/>
    <w:rsid w:val="005A2D0A"/>
    <w:rsid w:val="005A4F16"/>
    <w:rsid w:val="005A7687"/>
    <w:rsid w:val="005B11EA"/>
    <w:rsid w:val="005B4A72"/>
    <w:rsid w:val="005E568D"/>
    <w:rsid w:val="005F57FA"/>
    <w:rsid w:val="006010FD"/>
    <w:rsid w:val="00605697"/>
    <w:rsid w:val="006119B0"/>
    <w:rsid w:val="00611FD5"/>
    <w:rsid w:val="00616886"/>
    <w:rsid w:val="00617745"/>
    <w:rsid w:val="006235EE"/>
    <w:rsid w:val="00624981"/>
    <w:rsid w:val="0063798E"/>
    <w:rsid w:val="0064520F"/>
    <w:rsid w:val="00647850"/>
    <w:rsid w:val="00650BBD"/>
    <w:rsid w:val="006666EF"/>
    <w:rsid w:val="00673EA7"/>
    <w:rsid w:val="00683E84"/>
    <w:rsid w:val="006C6839"/>
    <w:rsid w:val="006E25DA"/>
    <w:rsid w:val="00730015"/>
    <w:rsid w:val="00731D17"/>
    <w:rsid w:val="007323C6"/>
    <w:rsid w:val="00741168"/>
    <w:rsid w:val="00770A76"/>
    <w:rsid w:val="00782170"/>
    <w:rsid w:val="0078693A"/>
    <w:rsid w:val="007A3813"/>
    <w:rsid w:val="007D4E09"/>
    <w:rsid w:val="007F6975"/>
    <w:rsid w:val="007F6BE3"/>
    <w:rsid w:val="00811747"/>
    <w:rsid w:val="008138E3"/>
    <w:rsid w:val="00833465"/>
    <w:rsid w:val="00846F09"/>
    <w:rsid w:val="00876C33"/>
    <w:rsid w:val="00877109"/>
    <w:rsid w:val="00885DED"/>
    <w:rsid w:val="008B7FF6"/>
    <w:rsid w:val="008C551E"/>
    <w:rsid w:val="008D1488"/>
    <w:rsid w:val="008E0E8D"/>
    <w:rsid w:val="008F3717"/>
    <w:rsid w:val="00901701"/>
    <w:rsid w:val="00902838"/>
    <w:rsid w:val="009179A4"/>
    <w:rsid w:val="00926D91"/>
    <w:rsid w:val="00927D1E"/>
    <w:rsid w:val="00941F81"/>
    <w:rsid w:val="009505E6"/>
    <w:rsid w:val="00952B67"/>
    <w:rsid w:val="009765ED"/>
    <w:rsid w:val="009B24B1"/>
    <w:rsid w:val="009C0E0C"/>
    <w:rsid w:val="009D049A"/>
    <w:rsid w:val="009E63B6"/>
    <w:rsid w:val="009F3B72"/>
    <w:rsid w:val="00A32CCB"/>
    <w:rsid w:val="00A425EE"/>
    <w:rsid w:val="00A6258D"/>
    <w:rsid w:val="00A65983"/>
    <w:rsid w:val="00A810CC"/>
    <w:rsid w:val="00AA7BB8"/>
    <w:rsid w:val="00AB3C7E"/>
    <w:rsid w:val="00AF7339"/>
    <w:rsid w:val="00B07132"/>
    <w:rsid w:val="00B47856"/>
    <w:rsid w:val="00B836B9"/>
    <w:rsid w:val="00B928C2"/>
    <w:rsid w:val="00BA032C"/>
    <w:rsid w:val="00BA2075"/>
    <w:rsid w:val="00BB0379"/>
    <w:rsid w:val="00BB081D"/>
    <w:rsid w:val="00BD62D8"/>
    <w:rsid w:val="00BE3DE9"/>
    <w:rsid w:val="00C11B4A"/>
    <w:rsid w:val="00C46B5A"/>
    <w:rsid w:val="00C514FD"/>
    <w:rsid w:val="00C54D77"/>
    <w:rsid w:val="00C55583"/>
    <w:rsid w:val="00C719F2"/>
    <w:rsid w:val="00C8783F"/>
    <w:rsid w:val="00C96529"/>
    <w:rsid w:val="00CA49F2"/>
    <w:rsid w:val="00CC038B"/>
    <w:rsid w:val="00D01479"/>
    <w:rsid w:val="00D0553E"/>
    <w:rsid w:val="00D14FDB"/>
    <w:rsid w:val="00D21BDF"/>
    <w:rsid w:val="00D305F2"/>
    <w:rsid w:val="00D3435C"/>
    <w:rsid w:val="00D632B0"/>
    <w:rsid w:val="00D71FD0"/>
    <w:rsid w:val="00D7362A"/>
    <w:rsid w:val="00DD6098"/>
    <w:rsid w:val="00DE0462"/>
    <w:rsid w:val="00E10507"/>
    <w:rsid w:val="00E24AC0"/>
    <w:rsid w:val="00E34042"/>
    <w:rsid w:val="00E40762"/>
    <w:rsid w:val="00E57E7E"/>
    <w:rsid w:val="00E7577A"/>
    <w:rsid w:val="00E960AA"/>
    <w:rsid w:val="00EA1C61"/>
    <w:rsid w:val="00EC467B"/>
    <w:rsid w:val="00EE686F"/>
    <w:rsid w:val="00F03042"/>
    <w:rsid w:val="00F14969"/>
    <w:rsid w:val="00F305AE"/>
    <w:rsid w:val="00F34330"/>
    <w:rsid w:val="00F3791D"/>
    <w:rsid w:val="00F47F5F"/>
    <w:rsid w:val="00F66C5A"/>
    <w:rsid w:val="00F805E9"/>
    <w:rsid w:val="00FA0C33"/>
    <w:rsid w:val="00FA1553"/>
    <w:rsid w:val="00FB2FD2"/>
    <w:rsid w:val="00FE1791"/>
    <w:rsid w:val="00FE78FB"/>
    <w:rsid w:val="2CD26DDB"/>
    <w:rsid w:val="45785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C3AA47"/>
  <w15:docId w15:val="{4B1C7D58-0C8F-4EFD-A814-F90AC9C8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DengXian" w:eastAsia="DengXian" w:hAnsi="DengXian" w:cs="Times New Roman"/>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pPr>
      <w:widowControl/>
      <w:spacing w:before="100" w:beforeAutospacing="1" w:after="100" w:afterAutospacing="1"/>
      <w:jc w:val="left"/>
    </w:pPr>
    <w:rPr>
      <w:rFonts w:ascii="SimSun" w:eastAsia="SimSun" w:hAnsi="SimSun" w:cs="SimSun"/>
      <w:kern w:val="0"/>
      <w:sz w:val="24"/>
      <w:szCs w:val="24"/>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styleId="PlaceholderText">
    <w:name w:val="Placeholder Text"/>
    <w:basedOn w:val="DefaultParagraphFont"/>
    <w:uiPriority w:val="99"/>
    <w:semiHidden/>
    <w:rPr>
      <w:color w:val="808080"/>
    </w:rPr>
  </w:style>
  <w:style w:type="paragraph" w:customStyle="1" w:styleId="1">
    <w:name w:val="修订1"/>
    <w:hidden/>
    <w:uiPriority w:val="99"/>
    <w:semiHidden/>
    <w:rPr>
      <w:rFonts w:ascii="DengXian" w:eastAsia="DengXian" w:hAnsi="DengXian" w:cs="Times New Roman"/>
      <w:kern w:val="2"/>
      <w:sz w:val="21"/>
      <w:szCs w:val="22"/>
    </w:rPr>
  </w:style>
  <w:style w:type="character" w:styleId="Hyperlink">
    <w:name w:val="Hyperlink"/>
    <w:basedOn w:val="DefaultParagraphFont"/>
    <w:uiPriority w:val="99"/>
    <w:unhideWhenUsed/>
    <w:rsid w:val="00DD6098"/>
    <w:rPr>
      <w:color w:val="0563C1" w:themeColor="hyperlink"/>
      <w:u w:val="single"/>
    </w:rPr>
  </w:style>
  <w:style w:type="character" w:styleId="UnresolvedMention">
    <w:name w:val="Unresolved Mention"/>
    <w:basedOn w:val="DefaultParagraphFont"/>
    <w:uiPriority w:val="99"/>
    <w:semiHidden/>
    <w:unhideWhenUsed/>
    <w:rsid w:val="00DD6098"/>
    <w:rPr>
      <w:color w:val="605E5C"/>
      <w:shd w:val="clear" w:color="auto" w:fill="E1DFDD"/>
    </w:rPr>
  </w:style>
  <w:style w:type="paragraph" w:styleId="Revision">
    <w:name w:val="Revision"/>
    <w:hidden/>
    <w:uiPriority w:val="99"/>
    <w:semiHidden/>
    <w:rsid w:val="0064520F"/>
    <w:pPr>
      <w:spacing w:after="0" w:line="240" w:lineRule="auto"/>
    </w:pPr>
    <w:rPr>
      <w:rFonts w:ascii="DengXian" w:eastAsia="DengXian" w:hAnsi="DengXian" w:cs="Times New Roman"/>
      <w:kern w:val="2"/>
      <w:sz w:val="21"/>
      <w:szCs w:val="22"/>
    </w:rPr>
  </w:style>
  <w:style w:type="character" w:styleId="CommentReference">
    <w:name w:val="annotation reference"/>
    <w:basedOn w:val="DefaultParagraphFont"/>
    <w:uiPriority w:val="99"/>
    <w:semiHidden/>
    <w:unhideWhenUsed/>
    <w:rsid w:val="00010143"/>
    <w:rPr>
      <w:sz w:val="16"/>
      <w:szCs w:val="16"/>
    </w:rPr>
  </w:style>
  <w:style w:type="paragraph" w:styleId="CommentText">
    <w:name w:val="annotation text"/>
    <w:basedOn w:val="Normal"/>
    <w:link w:val="CommentTextChar"/>
    <w:uiPriority w:val="99"/>
    <w:semiHidden/>
    <w:unhideWhenUsed/>
    <w:rsid w:val="00010143"/>
    <w:pPr>
      <w:spacing w:line="240" w:lineRule="auto"/>
    </w:pPr>
    <w:rPr>
      <w:sz w:val="20"/>
      <w:szCs w:val="20"/>
    </w:rPr>
  </w:style>
  <w:style w:type="character" w:customStyle="1" w:styleId="CommentTextChar">
    <w:name w:val="Comment Text Char"/>
    <w:basedOn w:val="DefaultParagraphFont"/>
    <w:link w:val="CommentText"/>
    <w:uiPriority w:val="99"/>
    <w:semiHidden/>
    <w:rsid w:val="00010143"/>
    <w:rPr>
      <w:rFonts w:ascii="DengXian" w:eastAsia="DengXian" w:hAnsi="DengXian" w:cs="Times New Roman"/>
      <w:kern w:val="2"/>
    </w:rPr>
  </w:style>
  <w:style w:type="paragraph" w:styleId="CommentSubject">
    <w:name w:val="annotation subject"/>
    <w:basedOn w:val="CommentText"/>
    <w:next w:val="CommentText"/>
    <w:link w:val="CommentSubjectChar"/>
    <w:uiPriority w:val="99"/>
    <w:semiHidden/>
    <w:unhideWhenUsed/>
    <w:rsid w:val="00010143"/>
    <w:rPr>
      <w:b/>
      <w:bCs/>
    </w:rPr>
  </w:style>
  <w:style w:type="character" w:customStyle="1" w:styleId="CommentSubjectChar">
    <w:name w:val="Comment Subject Char"/>
    <w:basedOn w:val="CommentTextChar"/>
    <w:link w:val="CommentSubject"/>
    <w:uiPriority w:val="99"/>
    <w:semiHidden/>
    <w:rsid w:val="00010143"/>
    <w:rPr>
      <w:rFonts w:ascii="DengXian" w:eastAsia="DengXian" w:hAnsi="DengXian" w:cs="Times New Roman"/>
      <w:b/>
      <w:bCs/>
      <w:kern w:val="2"/>
    </w:rPr>
  </w:style>
  <w:style w:type="table" w:styleId="PlainTable1">
    <w:name w:val="Plain Table 1"/>
    <w:basedOn w:val="TableNormal"/>
    <w:uiPriority w:val="41"/>
    <w:rsid w:val="007F69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93340">
      <w:bodyDiv w:val="1"/>
      <w:marLeft w:val="0"/>
      <w:marRight w:val="0"/>
      <w:marTop w:val="0"/>
      <w:marBottom w:val="0"/>
      <w:divBdr>
        <w:top w:val="none" w:sz="0" w:space="0" w:color="auto"/>
        <w:left w:val="none" w:sz="0" w:space="0" w:color="auto"/>
        <w:bottom w:val="none" w:sz="0" w:space="0" w:color="auto"/>
        <w:right w:val="none" w:sz="0" w:space="0" w:color="auto"/>
      </w:divBdr>
    </w:div>
    <w:div w:id="98454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9467</TotalTime>
  <Pages>17</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luoliang xu</dc:creator>
  <cp:lastModifiedBy>Chris Free</cp:lastModifiedBy>
  <cp:revision>184</cp:revision>
  <dcterms:created xsi:type="dcterms:W3CDTF">2022-11-16T04:00:00Z</dcterms:created>
  <dcterms:modified xsi:type="dcterms:W3CDTF">2023-02-14T18:27:00Z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0985C671D5574419BB9B192123A1DAE4</vt:lpwstr>
  </property>
</Properties>
</file>